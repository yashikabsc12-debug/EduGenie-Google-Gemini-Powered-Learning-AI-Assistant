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704970002"/>
        <w:tag w:val="goog_rdk_6"/>
      </w:sdtPr>
      <w:sdtContent>
        <w:p w:rsidR="00000000" w:rsidDel="00000000" w:rsidP="00000000" w:rsidRDefault="00000000" w:rsidRPr="00000000" w14:paraId="00000001">
          <w:pPr>
            <w:ind w:left="0" w:firstLine="0"/>
            <w:rPr>
              <w:ins w:author="Sana Safeera" w:id="3" w:date="2026-09-22T11:46:58Z"/>
              <w:del w:author="Anonymous" w:id="4" w:date="2026-09-22T12:17:12Z"/>
              <w:rPrChange w:author="Sana Safeera" w:id="5" w:date="2026-09-22T11:46:58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440234"/>
              <w:tag w:val="goog_rdk_1"/>
            </w:sdtPr>
            <w:sdtContent>
              <w:ins w:author="Munisha" w:id="1" w:date="2026-09-22T12:58:12Z"/>
              <w:sdt>
                <w:sdtPr>
                  <w:id w:val="1426922239"/>
                  <w:tag w:val="goog_rdk_2"/>
                </w:sdtPr>
                <w:sdtContent>
                  <w:ins w:author="Munisha" w:id="1" w:date="2026-09-22T12:58:12Z">
                    <w:r w:rsidDel="00000000" w:rsidR="00000000" w:rsidRPr="00000000">
                      <w:rPr>
                        <w:rtl w:val="0"/>
                        <w:rPrChange w:author="Munisha" w:id="2" w:date="2026-09-22T12:58:12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Munisha" w:id="1" w:date="2026-09-22T12:58:12Z"/>
            </w:sdtContent>
          </w:sdt>
          <w:sdt>
            <w:sdtPr>
              <w:id w:val="-603857016"/>
              <w:tag w:val="goog_rdk_3"/>
            </w:sdtPr>
            <w:sdtContent>
              <w:ins w:author="Sana Safeera" w:id="3" w:date="2026-09-22T11:46:58Z">
                <w:sdt>
                  <w:sdtPr>
                    <w:id w:val="-1150329558"/>
                    <w:tag w:val="goog_rdk_4"/>
                  </w:sdtPr>
                  <w:sdtContent>
                    <w:del w:author="Anonymous" w:id="4" w:date="2026-09-22T12:17:12Z"/>
                  </w:sdtContent>
                </w:sdt>
              </w:ins>
              <w:sdt>
                <w:sdtPr>
                  <w:id w:val="1292541969"/>
                  <w:tag w:val="goog_rdk_5"/>
                </w:sdtPr>
                <w:sdtContent>
                  <w:ins w:author="Sana Safeera" w:id="3" w:date="2026-09-22T11:46:58Z">
                    <w:del w:author="Anonymous" w:id="4" w:date="2026-09-22T12:17:12Z">
                      <w:r w:rsidDel="00000000" w:rsidR="00000000" w:rsidRPr="00000000">
                        <w:rPr>
                          <w:rtl w:val="0"/>
                        </w:rPr>
                      </w:r>
                    </w:del>
                  </w:ins>
                </w:sdtContent>
              </w:sdt>
              <w:ins w:author="Sana Safeera" w:id="3" w:date="2026-09-22T11:46:58Z">
                <w:del w:author="Anonymous" w:id="4" w:date="2026-09-22T12:17:12Z"/>
              </w:ins>
            </w:sdtContent>
          </w:sdt>
        </w:p>
      </w:sdtContent>
    </w:sdt>
    <w:sdt>
      <w:sdtPr>
        <w:id w:val="-2116569757"/>
        <w:tag w:val="goog_rdk_12"/>
      </w:sdtPr>
      <w:sdtContent>
        <w:p w:rsidR="00000000" w:rsidDel="00000000" w:rsidP="00000000" w:rsidRDefault="00000000" w:rsidRPr="00000000" w14:paraId="00000002">
          <w:pPr>
            <w:ind w:left="0" w:firstLine="0"/>
            <w:rPr>
              <w:ins w:author="Murugeswari" w:id="8" w:date="2026-09-22T06:21:54Z"/>
              <w:rPrChange w:author="Murugeswari" w:id="9" w:date="2026-09-22T06:21: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1476536"/>
              <w:tag w:val="goog_rdk_8"/>
            </w:sdtPr>
            <w:sdtContent>
              <w:ins w:author="Dinesh Official" w:id="6" w:date="2026-09-22T13:17:14Z"/>
              <w:sdt>
                <w:sdtPr>
                  <w:id w:val="-1401589648"/>
                  <w:tag w:val="goog_rdk_9"/>
                </w:sdtPr>
                <w:sdtContent>
                  <w:ins w:author="Dinesh Official" w:id="6" w:date="2026-09-22T13:17:14Z">
                    <w:r w:rsidDel="00000000" w:rsidR="00000000" w:rsidRPr="00000000">
                      <w:rPr>
                        <w:rtl w:val="0"/>
                        <w:rPrChange w:author="Dinesh Official" w:id="7" w:date="2026-09-22T13:17:14Z">
                          <w:rPr>
                            <w:rFonts w:ascii="Arial" w:cs="Arial" w:eastAsia="Arial" w:hAnsi="Arial"/>
                            <w:b w:val="0"/>
                            <w:bCs w:val="0"/>
                            <w:i w:val="0"/>
                            <w:iCs w:val="0"/>
                            <w:smallCaps w:val="0"/>
                            <w:strike w:val="0"/>
                            <w:color w:val="000000"/>
                            <w:sz w:val="22"/>
                            <w:szCs w:val="22"/>
                            <w:u w:val="none"/>
                            <w:shd w:fill="auto" w:val="clear"/>
                            <w:vertAlign w:val="baseline"/>
                          </w:rPr>
                        </w:rPrChange>
                      </w:rPr>
                      <w:t xml:space="preserve">8</w:t>
                    </w:r>
                  </w:ins>
                </w:sdtContent>
              </w:sdt>
              <w:ins w:author="Dinesh Official" w:id="6" w:date="2026-09-22T13:17:14Z"/>
            </w:sdtContent>
          </w:sdt>
          <w:sdt>
            <w:sdtPr>
              <w:id w:val="14820022"/>
              <w:tag w:val="goog_rdk_10"/>
            </w:sdtPr>
            <w:sdtContent>
              <w:ins w:author="Murugeswari" w:id="8" w:date="2026-09-22T06:21:54Z"/>
              <w:sdt>
                <w:sdtPr>
                  <w:id w:val="-1180178264"/>
                  <w:tag w:val="goog_rdk_11"/>
                </w:sdtPr>
                <w:sdtContent>
                  <w:ins w:author="Murugeswari" w:id="8" w:date="2026-09-22T06:21:54Z">
                    <w:r w:rsidDel="00000000" w:rsidR="00000000" w:rsidRPr="00000000">
                      <w:rPr>
                        <w:rtl w:val="0"/>
                      </w:rPr>
                    </w:r>
                  </w:ins>
                </w:sdtContent>
              </w:sdt>
              <w:ins w:author="Murugeswari" w:id="8" w:date="2026-09-22T06:21:54Z"/>
            </w:sdtContent>
          </w:sdt>
        </w:p>
      </w:sdtContent>
    </w:sdt>
    <w:sdt>
      <w:sdtPr>
        <w:id w:val="8305983"/>
        <w:tag w:val="goog_rdk_16"/>
      </w:sdtPr>
      <w:sdtContent>
        <w:p w:rsidR="00000000" w:rsidDel="00000000" w:rsidP="00000000" w:rsidRDefault="00000000" w:rsidRPr="00000000" w14:paraId="00000003">
          <w:pPr>
            <w:ind w:left="0" w:firstLine="0"/>
            <w:rPr/>
            <w:pPrChange w:author="Anonymous" w:id="0" w:date="2026-09-22T04:17:16Z">
              <w:pPr/>
            </w:pPrChange>
          </w:pPr>
          <w:sdt>
            <w:sdtPr>
              <w:id w:val="-1883193876"/>
              <w:tag w:val="goog_rdk_14"/>
            </w:sdtPr>
            <w:sdtContent>
              <w:ins w:author="Akalya Jothiposs" w:id="10" w:date="2026-09-22T04:57:27Z"/>
              <w:sdt>
                <w:sdtPr>
                  <w:id w:val="-1740706845"/>
                  <w:tag w:val="goog_rdk_15"/>
                </w:sdtPr>
                <w:sdtContent>
                  <w:ins w:author="Akalya Jothiposs" w:id="10" w:date="2026-09-22T04:57:27Z">
                    <w:r w:rsidDel="00000000" w:rsidR="00000000" w:rsidRPr="00000000">
                      <w:rPr>
                        <w:rtl w:val="0"/>
                        <w:rPrChange w:author="Akalya Jothiposs" w:id="11" w:date="2026-09-22T04:57:27Z">
                          <w:rPr>
                            <w:rFonts w:ascii="Arial" w:cs="Arial" w:eastAsia="Arial" w:hAnsi="Arial"/>
                            <w:b w:val="0"/>
                            <w:bCs w:val="0"/>
                            <w:i w:val="0"/>
                            <w:iCs w:val="0"/>
                            <w:smallCaps w:val="0"/>
                            <w:strike w:val="0"/>
                            <w:color w:val="000000"/>
                            <w:sz w:val="22"/>
                            <w:szCs w:val="22"/>
                            <w:u w:val="none"/>
                            <w:shd w:fill="auto" w:val="clear"/>
                            <w:vertAlign w:val="baseline"/>
                          </w:rPr>
                        </w:rPrChange>
                      </w:rPr>
                      <w:t xml:space="preserve"> </w:t>
                    </w:r>
                  </w:ins>
                </w:sdtContent>
              </w:sdt>
              <w:ins w:author="Akalya Jothiposs" w:id="10" w:date="2026-09-22T04:57:27Z"/>
            </w:sdtContent>
          </w:sdt>
          <w:r w:rsidDel="00000000" w:rsidR="00000000" w:rsidRPr="00000000">
            <w:rPr>
              <w:rtl w:val="0"/>
            </w:rPr>
          </w:r>
        </w:p>
      </w:sdtContent>
    </w:sdt>
    <w:p w:rsidR="00000000" w:rsidDel="00000000" w:rsidP="00000000" w:rsidRDefault="00000000" w:rsidRPr="00000000" w14:paraId="00000004">
      <w:pPr>
        <w:jc w:val="center"/>
        <w:rPr>
          <w:rFonts w:ascii="Cambria" w:cs="Cambria" w:eastAsia="Cambria" w:hAnsi="Cambria"/>
          <w:b w:val="1"/>
          <w:bCs w:val="1"/>
          <w:color w:val="000000"/>
          <w:sz w:val="30"/>
          <w:szCs w:val="30"/>
          <w:u w:val="single"/>
        </w:rPr>
      </w:pPr>
      <w:r w:rsidDel="00000000" w:rsidR="00000000" w:rsidRPr="00000000">
        <w:rPr>
          <w:rFonts w:ascii="Cambria" w:cs="Cambria" w:eastAsia="Cambria" w:hAnsi="Cambria"/>
          <w:b w:val="1"/>
          <w:bCs w:val="1"/>
          <w:color w:val="000000"/>
          <w:sz w:val="30"/>
          <w:szCs w:val="30"/>
          <w:u w:val="single"/>
          <w:rtl w:val="0"/>
        </w:rPr>
        <w:t xml:space="preserve">EduGenie: Google Gemini Powered Learning Assistant</w:t>
      </w:r>
    </w:p>
    <w:p w:rsidR="00000000" w:rsidDel="00000000" w:rsidP="00000000" w:rsidRDefault="00000000" w:rsidRPr="00000000" w14:paraId="00000005">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06">
      <w:pPr>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Description</w:t>
      </w:r>
    </w:p>
    <w:p w:rsidR="00000000" w:rsidDel="00000000" w:rsidP="00000000" w:rsidRDefault="00000000" w:rsidRPr="00000000" w14:paraId="0000000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08">
      <w:pPr>
        <w:numPr>
          <w:ilvl w:val="0"/>
          <w:numId w:val="2"/>
        </w:numPr>
        <w:spacing w:after="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Ask questions and receive smart, concise answers</w:t>
      </w:r>
    </w:p>
    <w:p w:rsidR="00000000" w:rsidDel="00000000" w:rsidP="00000000" w:rsidRDefault="00000000" w:rsidRPr="00000000" w14:paraId="00000009">
      <w:pPr>
        <w:numPr>
          <w:ilvl w:val="0"/>
          <w:numId w:val="2"/>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Understand complex concepts through simplified explanations</w:t>
      </w:r>
    </w:p>
    <w:p w:rsidR="00000000" w:rsidDel="00000000" w:rsidP="00000000" w:rsidRDefault="00000000" w:rsidRPr="00000000" w14:paraId="0000000A">
      <w:pPr>
        <w:numPr>
          <w:ilvl w:val="0"/>
          <w:numId w:val="2"/>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quizzes from topics or text</w:t>
      </w:r>
    </w:p>
    <w:p w:rsidR="00000000" w:rsidDel="00000000" w:rsidP="00000000" w:rsidRDefault="00000000" w:rsidRPr="00000000" w14:paraId="0000000B">
      <w:pPr>
        <w:numPr>
          <w:ilvl w:val="0"/>
          <w:numId w:val="2"/>
        </w:numPr>
        <w:spacing w:after="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Receive personalized learning recommendations</w:t>
      </w:r>
    </w:p>
    <w:p w:rsidR="00000000" w:rsidDel="00000000" w:rsidP="00000000" w:rsidRDefault="00000000" w:rsidRPr="00000000" w14:paraId="0000000C">
      <w:pPr>
        <w:numPr>
          <w:ilvl w:val="0"/>
          <w:numId w:val="2"/>
        </w:numPr>
        <w:spacing w:after="280" w:before="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Summarize large educational passages</w:t>
      </w:r>
    </w:p>
    <w:p w:rsidR="00000000" w:rsidDel="00000000" w:rsidP="00000000" w:rsidRDefault="00000000" w:rsidRPr="00000000" w14:paraId="0000000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bCs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bCs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w:t>
      </w:r>
      <w:sdt>
        <w:sdtPr>
          <w:id w:val="-185258291"/>
          <w:tag w:val="goog_rdk_17"/>
        </w:sdtPr>
        <w:sdtContent>
          <w:ins w:author="Derison 2008" w:id="13" w:date="2026-09-23T04:04:23Z">
            <w:r w:rsidDel="00000000" w:rsidR="00000000" w:rsidRPr="00000000">
              <w:rPr>
                <w:rFonts w:ascii="Cambria" w:cs="Cambria" w:eastAsia="Cambria" w:hAnsi="Cambria"/>
                <w:color w:val="000000"/>
                <w:sz w:val="22"/>
                <w:szCs w:val="22"/>
                <w:rtl w:val="0"/>
              </w:rPr>
              <w:t xml:space="preserve">z</w:t>
            </w:r>
          </w:ins>
        </w:sdtContent>
      </w:sdt>
      <w:r w:rsidDel="00000000" w:rsidR="00000000" w:rsidRPr="00000000">
        <w:rPr>
          <w:rFonts w:ascii="Cambria" w:cs="Cambria" w:eastAsia="Cambria" w:hAnsi="Cambria"/>
          <w:color w:val="000000"/>
          <w:sz w:val="22"/>
          <w:szCs w:val="22"/>
          <w:rtl w:val="0"/>
        </w:rPr>
        <w:t xml:space="preserve">e leverages lightweight and cloud-based AI models for local efficiency and cloud power. It works well on devices like the Mac M1, making it accessible to a broad range of learners and developers</w:t>
      </w:r>
      <w:sdt>
        <w:sdtPr>
          <w:id w:val="486210487"/>
          <w:tag w:val="goog_rdk_18"/>
        </w:sdtPr>
        <w:sdtContent>
          <w:ins w:author="Akalya Jothiposs" w:id="14" w:date="2026-09-22T05:32:01Z">
            <w:r w:rsidDel="00000000" w:rsidR="00000000" w:rsidRPr="00000000">
              <w:rPr>
                <w:rFonts w:ascii="Cambria" w:cs="Cambria" w:eastAsia="Cambria" w:hAnsi="Cambria"/>
                <w:color w:val="000000"/>
                <w:sz w:val="22"/>
                <w:szCs w:val="22"/>
                <w:rtl w:val="0"/>
              </w:rPr>
              <w:t xml:space="preserve"> </w:t>
            </w:r>
          </w:ins>
        </w:sdtContent>
      </w:sdt>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0E">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Scenarios</w:t>
      </w:r>
    </w:p>
    <w:p w:rsidR="00000000" w:rsidDel="00000000" w:rsidP="00000000" w:rsidRDefault="00000000" w:rsidRPr="00000000" w14:paraId="0000000F">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10">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sdt>
      <w:sdtPr>
        <w:id w:val="1936579480"/>
        <w:tag w:val="goog_rdk_20"/>
      </w:sdtPr>
      <w:sdtContent>
        <w:p w:rsidR="00000000" w:rsidDel="00000000" w:rsidP="00000000" w:rsidRDefault="00000000" w:rsidRPr="00000000" w14:paraId="00000011">
          <w:pPr>
            <w:spacing w:after="280" w:before="280" w:line="240" w:lineRule="auto"/>
            <w:jc w:val="both"/>
            <w:rPr>
              <w:ins w:author="Hema" w:id="15" w:date="2026-09-22T13:22:21Z"/>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w:t>
          </w:r>
          <w:sdt>
            <w:sdtPr>
              <w:id w:val="-64158078"/>
              <w:tag w:val="goog_rdk_19"/>
            </w:sdtPr>
            <w:sdtContent>
              <w:ins w:author="Hema" w:id="15" w:date="2026-09-22T13:22:21Z">
                <w:r w:rsidDel="00000000" w:rsidR="00000000" w:rsidRPr="00000000">
                  <w:rPr>
                    <w:rtl w:val="0"/>
                  </w:rPr>
                </w:r>
              </w:ins>
            </w:sdtContent>
          </w:sdt>
        </w:p>
      </w:sdtContent>
    </w:sdt>
    <w:sdt>
      <w:sdtPr>
        <w:id w:val="1106977572"/>
        <w:tag w:val="goog_rdk_25"/>
      </w:sdtPr>
      <w:sdtContent>
        <w:p w:rsidR="00000000" w:rsidDel="00000000" w:rsidP="00000000" w:rsidRDefault="00000000" w:rsidRPr="00000000" w14:paraId="00000012">
          <w:pPr>
            <w:spacing w:after="280" w:before="280" w:line="240" w:lineRule="auto"/>
            <w:jc w:val="both"/>
            <w:rPr>
              <w:del w:author="Rossi Rossi" w:id="18" w:date="2026-09-22T06:56:59Z"/>
              <w:rFonts w:ascii="Cambria" w:cs="Cambria" w:eastAsia="Cambria" w:hAnsi="Cambria"/>
              <w:color w:val="000000"/>
              <w:sz w:val="22"/>
              <w:szCs w:val="22"/>
            </w:rPr>
          </w:pPr>
          <w:sdt>
            <w:sdtPr>
              <w:id w:val="310436324"/>
              <w:tag w:val="goog_rdk_21"/>
            </w:sdtPr>
            <w:sdtContent>
              <w:ins w:author="Hema" w:id="15" w:date="2026-09-22T13:22:21Z"/>
              <w:sdt>
                <w:sdtPr>
                  <w:id w:val="-512826162"/>
                  <w:tag w:val="goog_rdk_22"/>
                </w:sdtPr>
                <w:sdtContent>
                  <w:ins w:author="Hema" w:id="15" w:date="2026-09-22T13:22:21Z">
                    <w:r w:rsidDel="00000000" w:rsidR="00000000" w:rsidRPr="00000000">
                      <w:rPr>
                        <w:rFonts w:ascii="Cambria" w:cs="Cambria" w:eastAsia="Cambria" w:hAnsi="Cambria"/>
                        <w:sz w:val="22"/>
                        <w:szCs w:val="22"/>
                        <w:rtl w:val="0"/>
                        <w:rPrChange w:author="Hema" w:id="16" w:date="2026-09-22T13:22:21Z">
                          <w:rPr>
                            <w:rFonts w:ascii="Cambria" w:cs="Cambria" w:eastAsia="Cambria" w:hAnsi="Cambria"/>
                            <w:color w:val="000000"/>
                            <w:sz w:val="22"/>
                            <w:szCs w:val="22"/>
                          </w:rPr>
                        </w:rPrChange>
                      </w:rPr>
                      <w:t xml:space="preserve">path</w:t>
                    </w:r>
                  </w:ins>
                </w:sdtContent>
              </w:sdt>
              <w:ins w:author="Hema" w:id="15" w:date="2026-09-22T13:22:21Z"/>
            </w:sdtContent>
          </w:sdt>
          <w:sdt>
            <w:sdtPr>
              <w:id w:val="-561604350"/>
              <w:tag w:val="goog_rdk_23"/>
            </w:sdtPr>
            <w:sdtContent>
              <w:del w:author="Hema" w:id="17" w:date="2026-09-22T13:21:55Z">
                <w:r w:rsidDel="00000000" w:rsidR="00000000" w:rsidRPr="00000000">
                  <w:rPr>
                    <w:rFonts w:ascii="Cambria" w:cs="Cambria" w:eastAsia="Cambria" w:hAnsi="Cambria"/>
                    <w:color w:val="000000"/>
                    <w:sz w:val="22"/>
                    <w:szCs w:val="22"/>
                    <w:rtl w:val="0"/>
                  </w:rPr>
                  <w:delText xml:space="preserve">at</w:delText>
                </w:r>
                <w:r w:rsidDel="00000000" w:rsidR="00000000" w:rsidRPr="00000000">
                  <w:rPr>
                    <w:rFonts w:ascii="Cambria" w:cs="Cambria" w:eastAsia="Cambria" w:hAnsi="Cambria"/>
                    <w:color w:val="000000"/>
                    <w:sz w:val="22"/>
                    <w:szCs w:val="22"/>
                    <w:rtl w:val="0"/>
                  </w:rPr>
                  <w:delText xml:space="preserve">h </w:delText>
                </w:r>
              </w:del>
            </w:sdtContent>
          </w:sdt>
          <w:sdt>
            <w:sdtPr>
              <w:id w:val="977073456"/>
              <w:tag w:val="goog_rdk_24"/>
            </w:sdtPr>
            <w:sdtContent>
              <w:del w:author="Rossi Rossi" w:id="18" w:date="2026-09-22T06:56:59Z">
                <w:r w:rsidDel="00000000" w:rsidR="00000000" w:rsidRPr="00000000">
                  <w:rPr>
                    <w:rFonts w:ascii="Cambria" w:cs="Cambria" w:eastAsia="Cambria" w:hAnsi="Cambria"/>
                    <w:color w:val="000000"/>
                    <w:sz w:val="22"/>
                    <w:szCs w:val="22"/>
                    <w:rtl w:val="0"/>
                  </w:rPr>
                  <w:delText xml:space="preserve">which is a structured plan with beginner to advanced topics, timelines, and suggestions.</w:delText>
                </w:r>
              </w:del>
            </w:sdtContent>
          </w:sdt>
        </w:p>
      </w:sdtContent>
    </w:sdt>
    <w:sdt>
      <w:sdtPr>
        <w:id w:val="190366728"/>
        <w:tag w:val="goog_rdk_27"/>
      </w:sdtPr>
      <w:sdtContent>
        <w:p w:rsidR="00000000" w:rsidDel="00000000" w:rsidP="00000000" w:rsidRDefault="00000000" w:rsidRPr="00000000" w14:paraId="00000013">
          <w:pPr>
            <w:spacing w:after="280" w:before="280" w:line="240" w:lineRule="auto"/>
            <w:jc w:val="both"/>
            <w:rPr>
              <w:del w:author="Rossi Rossi" w:id="18" w:date="2026-09-22T06:56:59Z"/>
              <w:rFonts w:ascii="Cambria" w:cs="Cambria" w:eastAsia="Cambria" w:hAnsi="Cambria"/>
              <w:b w:val="1"/>
              <w:bCs w:val="1"/>
              <w:color w:val="000000"/>
            </w:rPr>
            <w:pPrChange w:author="Rossi Rossi" w:id="0" w:date="2026-09-22T06:56:59Z">
              <w:pPr>
                <w:spacing w:after="280" w:before="280" w:line="240" w:lineRule="auto"/>
              </w:pPr>
            </w:pPrChange>
          </w:pPr>
          <w:sdt>
            <w:sdtPr>
              <w:id w:val="997220222"/>
              <w:tag w:val="goog_rdk_26"/>
            </w:sdtPr>
            <w:sdtContent>
              <w:del w:author="Rossi Rossi" w:id="18" w:date="2026-09-22T06:56:59Z">
                <w:r w:rsidDel="00000000" w:rsidR="00000000" w:rsidRPr="00000000">
                  <w:rPr>
                    <w:rtl w:val="0"/>
                  </w:rPr>
                </w:r>
              </w:del>
            </w:sdtContent>
          </w:sdt>
        </w:p>
      </w:sdtContent>
    </w:sdt>
    <w:sdt>
      <w:sdtPr>
        <w:id w:val="-381320446"/>
        <w:tag w:val="goog_rdk_29"/>
      </w:sdtPr>
      <w:sdtContent>
        <w:p w:rsidR="00000000" w:rsidDel="00000000" w:rsidP="00000000" w:rsidRDefault="00000000" w:rsidRPr="00000000" w14:paraId="00000014">
          <w:pPr>
            <w:spacing w:after="280" w:before="280" w:line="240" w:lineRule="auto"/>
            <w:rPr>
              <w:del w:author="Rossi Rossi" w:id="18" w:date="2026-09-22T06:56:59Z"/>
              <w:rFonts w:ascii="Cambria" w:cs="Cambria" w:eastAsia="Cambria" w:hAnsi="Cambria"/>
              <w:b w:val="1"/>
              <w:bCs w:val="1"/>
              <w:color w:val="000000"/>
            </w:rPr>
          </w:pPr>
          <w:sdt>
            <w:sdtPr>
              <w:id w:val="818585175"/>
              <w:tag w:val="goog_rdk_28"/>
            </w:sdtPr>
            <w:sdtContent>
              <w:del w:author="Rossi Rossi" w:id="18" w:date="2026-09-22T06:56:59Z">
                <w:r w:rsidDel="00000000" w:rsidR="00000000" w:rsidRPr="00000000">
                  <w:rPr>
                    <w:rtl w:val="0"/>
                  </w:rPr>
                </w:r>
              </w:del>
            </w:sdtContent>
          </w:sdt>
        </w:p>
      </w:sdtContent>
    </w:sdt>
    <w:sdt>
      <w:sdtPr>
        <w:id w:val="-901933224"/>
        <w:tag w:val="goog_rdk_31"/>
      </w:sdtPr>
      <w:sdtContent>
        <w:p w:rsidR="00000000" w:rsidDel="00000000" w:rsidP="00000000" w:rsidRDefault="00000000" w:rsidRPr="00000000" w14:paraId="00000015">
          <w:pPr>
            <w:spacing w:after="280" w:before="280" w:line="240" w:lineRule="auto"/>
            <w:rPr>
              <w:del w:author="Rossi Rossi" w:id="18" w:date="2026-09-22T06:56:59Z"/>
              <w:rFonts w:ascii="Cambria" w:cs="Cambria" w:eastAsia="Cambria" w:hAnsi="Cambria"/>
              <w:b w:val="1"/>
              <w:bCs w:val="1"/>
              <w:color w:val="000000"/>
            </w:rPr>
          </w:pPr>
          <w:sdt>
            <w:sdtPr>
              <w:id w:val="2104211411"/>
              <w:tag w:val="goog_rdk_30"/>
            </w:sdtPr>
            <w:sdtContent>
              <w:del w:author="Rossi Rossi" w:id="18" w:date="2026-09-22T06:56:59Z">
                <w:r w:rsidDel="00000000" w:rsidR="00000000" w:rsidRPr="00000000">
                  <w:rPr>
                    <w:rtl w:val="0"/>
                  </w:rPr>
                </w:r>
              </w:del>
            </w:sdtContent>
          </w:sdt>
        </w:p>
      </w:sdtContent>
    </w:sdt>
    <w:sdt>
      <w:sdtPr>
        <w:id w:val="929793079"/>
        <w:tag w:val="goog_rdk_33"/>
      </w:sdtPr>
      <w:sdtContent>
        <w:p w:rsidR="00000000" w:rsidDel="00000000" w:rsidP="00000000" w:rsidRDefault="00000000" w:rsidRPr="00000000" w14:paraId="00000016">
          <w:pPr>
            <w:spacing w:after="280" w:before="280" w:line="240" w:lineRule="auto"/>
            <w:rPr>
              <w:del w:author="Rossi Rossi" w:id="18" w:date="2026-09-22T06:56:59Z"/>
              <w:rFonts w:ascii="Cambria" w:cs="Cambria" w:eastAsia="Cambria" w:hAnsi="Cambria"/>
              <w:b w:val="1"/>
              <w:bCs w:val="1"/>
              <w:color w:val="000000"/>
            </w:rPr>
          </w:pPr>
          <w:sdt>
            <w:sdtPr>
              <w:id w:val="464202115"/>
              <w:tag w:val="goog_rdk_32"/>
            </w:sdtPr>
            <w:sdtContent>
              <w:del w:author="Rossi Rossi" w:id="18" w:date="2026-09-22T06:56:59Z">
                <w:r w:rsidDel="00000000" w:rsidR="00000000" w:rsidRPr="00000000">
                  <w:rPr>
                    <w:rtl w:val="0"/>
                  </w:rPr>
                </w:r>
              </w:del>
            </w:sdtContent>
          </w:sdt>
        </w:p>
      </w:sdtContent>
    </w:sdt>
    <w:sdt>
      <w:sdtPr>
        <w:id w:val="-779389048"/>
        <w:tag w:val="goog_rdk_35"/>
      </w:sdtPr>
      <w:sdtContent>
        <w:p w:rsidR="00000000" w:rsidDel="00000000" w:rsidP="00000000" w:rsidRDefault="00000000" w:rsidRPr="00000000" w14:paraId="00000017">
          <w:pPr>
            <w:spacing w:after="280" w:before="280" w:line="240" w:lineRule="auto"/>
            <w:rPr>
              <w:del w:author="Rossi Rossi" w:id="18" w:date="2026-09-22T06:56:59Z"/>
              <w:rFonts w:ascii="Cambria" w:cs="Cambria" w:eastAsia="Cambria" w:hAnsi="Cambria"/>
              <w:b w:val="1"/>
              <w:bCs w:val="1"/>
              <w:color w:val="000000"/>
            </w:rPr>
          </w:pPr>
          <w:sdt>
            <w:sdtPr>
              <w:id w:val="2027345657"/>
              <w:tag w:val="goog_rdk_34"/>
            </w:sdtPr>
            <w:sdtContent>
              <w:del w:author="Rossi Rossi" w:id="18" w:date="2026-09-22T06:56:59Z">
                <w:r w:rsidDel="00000000" w:rsidR="00000000" w:rsidRPr="00000000">
                  <w:rPr>
                    <w:rtl w:val="0"/>
                  </w:rPr>
                </w:r>
              </w:del>
            </w:sdtContent>
          </w:sdt>
        </w:p>
      </w:sdtContent>
    </w:sdt>
    <w:sdt>
      <w:sdtPr>
        <w:id w:val="1482068864"/>
        <w:tag w:val="goog_rdk_37"/>
      </w:sdtPr>
      <w:sdtContent>
        <w:p w:rsidR="00000000" w:rsidDel="00000000" w:rsidP="00000000" w:rsidRDefault="00000000" w:rsidRPr="00000000" w14:paraId="00000018">
          <w:pPr>
            <w:spacing w:after="280" w:before="280" w:line="240" w:lineRule="auto"/>
            <w:rPr>
              <w:del w:author="Rossi Rossi" w:id="18" w:date="2026-09-22T06:56:59Z"/>
              <w:rFonts w:ascii="Cambria" w:cs="Cambria" w:eastAsia="Cambria" w:hAnsi="Cambria"/>
              <w:b w:val="1"/>
              <w:bCs w:val="1"/>
              <w:color w:val="000000"/>
            </w:rPr>
          </w:pPr>
          <w:sdt>
            <w:sdtPr>
              <w:id w:val="-1738135801"/>
              <w:tag w:val="goog_rdk_36"/>
            </w:sdtPr>
            <w:sdtContent>
              <w:del w:author="Rossi Rossi" w:id="18" w:date="2026-09-22T06:56:59Z">
                <w:r w:rsidDel="00000000" w:rsidR="00000000" w:rsidRPr="00000000">
                  <w:rPr>
                    <w:rtl w:val="0"/>
                  </w:rPr>
                </w:r>
              </w:del>
            </w:sdtContent>
          </w:sdt>
        </w:p>
      </w:sdtContent>
    </w:sdt>
    <w:sdt>
      <w:sdtPr>
        <w:id w:val="1620582015"/>
        <w:tag w:val="goog_rdk_39"/>
      </w:sdtPr>
      <w:sdtContent>
        <w:p w:rsidR="00000000" w:rsidDel="00000000" w:rsidP="00000000" w:rsidRDefault="00000000" w:rsidRPr="00000000" w14:paraId="00000019">
          <w:pPr>
            <w:spacing w:after="280" w:before="280" w:line="240" w:lineRule="auto"/>
            <w:rPr>
              <w:del w:author="Rossi Rossi" w:id="18" w:date="2026-09-22T06:56:59Z"/>
              <w:rFonts w:ascii="Cambria" w:cs="Cambria" w:eastAsia="Cambria" w:hAnsi="Cambria"/>
              <w:b w:val="1"/>
              <w:bCs w:val="1"/>
              <w:color w:val="000000"/>
            </w:rPr>
          </w:pPr>
          <w:sdt>
            <w:sdtPr>
              <w:id w:val="899335065"/>
              <w:tag w:val="goog_rdk_38"/>
            </w:sdtPr>
            <w:sdtContent>
              <w:del w:author="Rossi Rossi" w:id="18" w:date="2026-09-22T06:56:59Z">
                <w:r w:rsidDel="00000000" w:rsidR="00000000" w:rsidRPr="00000000">
                  <w:rPr>
                    <w:rtl w:val="0"/>
                  </w:rPr>
                </w:r>
              </w:del>
            </w:sdtContent>
          </w:sdt>
        </w:p>
      </w:sdtContent>
    </w:sdt>
    <w:sdt>
      <w:sdtPr>
        <w:id w:val="-1925998923"/>
        <w:tag w:val="goog_rdk_41"/>
      </w:sdtPr>
      <w:sdtContent>
        <w:p w:rsidR="00000000" w:rsidDel="00000000" w:rsidP="00000000" w:rsidRDefault="00000000" w:rsidRPr="00000000" w14:paraId="0000001A">
          <w:pPr>
            <w:spacing w:after="280" w:before="280" w:line="240" w:lineRule="auto"/>
            <w:rPr>
              <w:del w:author="Rossi Rossi" w:id="18" w:date="2026-09-22T06:56:59Z"/>
              <w:rFonts w:ascii="Cambria" w:cs="Cambria" w:eastAsia="Cambria" w:hAnsi="Cambria"/>
              <w:b w:val="1"/>
              <w:bCs w:val="1"/>
              <w:color w:val="000000"/>
            </w:rPr>
          </w:pPr>
          <w:sdt>
            <w:sdtPr>
              <w:id w:val="505778240"/>
              <w:tag w:val="goog_rdk_40"/>
            </w:sdtPr>
            <w:sdtContent>
              <w:del w:author="Rossi Rossi" w:id="18" w:date="2026-09-22T06:56:59Z">
                <w:r w:rsidDel="00000000" w:rsidR="00000000" w:rsidRPr="00000000">
                  <w:rPr>
                    <w:rtl w:val="0"/>
                  </w:rPr>
                </w:r>
              </w:del>
            </w:sdtContent>
          </w:sdt>
        </w:p>
      </w:sdtContent>
    </w:sdt>
    <w:sdt>
      <w:sdtPr>
        <w:id w:val="582580234"/>
        <w:tag w:val="goog_rdk_43"/>
      </w:sdtPr>
      <w:sdtContent>
        <w:p w:rsidR="00000000" w:rsidDel="00000000" w:rsidP="00000000" w:rsidRDefault="00000000" w:rsidRPr="00000000" w14:paraId="0000001B">
          <w:pPr>
            <w:spacing w:after="280" w:before="280" w:line="240" w:lineRule="auto"/>
            <w:rPr>
              <w:del w:author="Rossi Rossi" w:id="18" w:date="2026-09-22T06:56:59Z"/>
              <w:rFonts w:ascii="Cambria" w:cs="Cambria" w:eastAsia="Cambria" w:hAnsi="Cambria"/>
              <w:b w:val="1"/>
              <w:bCs w:val="1"/>
              <w:color w:val="000000"/>
            </w:rPr>
          </w:pPr>
          <w:sdt>
            <w:sdtPr>
              <w:id w:val="164921642"/>
              <w:tag w:val="goog_rdk_42"/>
            </w:sdtPr>
            <w:sdtContent>
              <w:del w:author="Rossi Rossi" w:id="18" w:date="2026-09-22T06:56:59Z">
                <w:r w:rsidDel="00000000" w:rsidR="00000000" w:rsidRPr="00000000">
                  <w:rPr>
                    <w:rtl w:val="0"/>
                  </w:rPr>
                </w:r>
              </w:del>
            </w:sdtContent>
          </w:sdt>
        </w:p>
      </w:sdtContent>
    </w:sdt>
    <w:sdt>
      <w:sdtPr>
        <w:id w:val="-145572364"/>
        <w:tag w:val="goog_rdk_45"/>
      </w:sdtPr>
      <w:sdtContent>
        <w:p w:rsidR="00000000" w:rsidDel="00000000" w:rsidP="00000000" w:rsidRDefault="00000000" w:rsidRPr="00000000" w14:paraId="0000001C">
          <w:pPr>
            <w:spacing w:after="280" w:before="280" w:line="240" w:lineRule="auto"/>
            <w:rPr>
              <w:del w:author="Rossi Rossi" w:id="18" w:date="2026-09-22T06:56:59Z"/>
              <w:rFonts w:ascii="Cambria" w:cs="Cambria" w:eastAsia="Cambria" w:hAnsi="Cambria"/>
              <w:b w:val="1"/>
              <w:bCs w:val="1"/>
              <w:color w:val="000000"/>
            </w:rPr>
          </w:pPr>
          <w:sdt>
            <w:sdtPr>
              <w:id w:val="-1909095585"/>
              <w:tag w:val="goog_rdk_44"/>
            </w:sdtPr>
            <w:sdtContent>
              <w:del w:author="Rossi Rossi" w:id="18" w:date="2026-09-22T06:56:59Z">
                <w:r w:rsidDel="00000000" w:rsidR="00000000" w:rsidRPr="00000000">
                  <w:rPr>
                    <w:rFonts w:ascii="Cambria" w:cs="Cambria" w:eastAsia="Cambria" w:hAnsi="Cambria"/>
                    <w:b w:val="1"/>
                    <w:bCs w:val="1"/>
                    <w:color w:val="000000"/>
                    <w:rtl w:val="0"/>
                  </w:rPr>
                  <w:delText xml:space="preserve">ARCHITECTURAL DIAGRAM</w:delText>
                </w:r>
              </w:del>
            </w:sdtContent>
          </w:sdt>
        </w:p>
      </w:sdtContent>
    </w:sdt>
    <w:sdt>
      <w:sdtPr>
        <w:id w:val="1591590276"/>
        <w:tag w:val="goog_rdk_47"/>
      </w:sdtPr>
      <w:sdtContent>
        <w:p w:rsidR="00000000" w:rsidDel="00000000" w:rsidP="00000000" w:rsidRDefault="00000000" w:rsidRPr="00000000" w14:paraId="0000001D">
          <w:pPr>
            <w:spacing w:after="280" w:before="280" w:line="240" w:lineRule="auto"/>
            <w:rPr>
              <w:del w:author="Rossi Rossi" w:id="18" w:date="2026-09-22T06:56:59Z"/>
              <w:rFonts w:ascii="Cambria" w:cs="Cambria" w:eastAsia="Cambria" w:hAnsi="Cambria"/>
              <w:b w:val="1"/>
              <w:bCs w:val="1"/>
              <w:color w:val="000000"/>
            </w:rPr>
          </w:pPr>
          <w:sdt>
            <w:sdtPr>
              <w:id w:val="-1772107335"/>
              <w:tag w:val="goog_rdk_46"/>
            </w:sdtPr>
            <w:sdtContent>
              <w:del w:author="Rossi Rossi" w:id="18" w:date="2026-09-22T06:56:59Z">
                <w:r w:rsidDel="00000000" w:rsidR="00000000" w:rsidRPr="00000000">
                  <w:rPr>
                    <w:rFonts w:ascii="Cambria" w:cs="Cambria" w:eastAsia="Cambria" w:hAnsi="Cambria"/>
                    <w:b w:val="1"/>
                    <w:bCs w:val="1"/>
                    <w:color w:val="000000"/>
                    <w:sz w:val="36"/>
                    <w:szCs w:val="36"/>
                  </w:rPr>
                  <w:drawing>
                    <wp:inline distB="0" distT="0" distL="0" distR="0">
                      <wp:extent cx="4889500" cy="4000500"/>
                      <wp:effectExtent b="0" l="0" r="0" t="0"/>
                      <wp:docPr id="212691689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89500" cy="4000500"/>
                              </a:xfrm>
                              <a:prstGeom prst="rect"/>
                              <a:ln/>
                            </pic:spPr>
                          </pic:pic>
                        </a:graphicData>
                      </a:graphic>
                    </wp:inline>
                  </w:drawing>
                </w:r>
                <w:r w:rsidDel="00000000" w:rsidR="00000000" w:rsidRPr="00000000">
                  <w:rPr>
                    <w:rtl w:val="0"/>
                  </w:rPr>
                </w:r>
              </w:del>
            </w:sdtContent>
          </w:sdt>
        </w:p>
      </w:sdtContent>
    </w:sdt>
    <w:sdt>
      <w:sdtPr>
        <w:id w:val="201237381"/>
        <w:tag w:val="goog_rdk_49"/>
      </w:sdtPr>
      <w:sdtContent>
        <w:p w:rsidR="00000000" w:rsidDel="00000000" w:rsidP="00000000" w:rsidRDefault="00000000" w:rsidRPr="00000000" w14:paraId="0000001E">
          <w:pPr>
            <w:spacing w:after="280" w:before="280" w:line="240" w:lineRule="auto"/>
            <w:rPr>
              <w:del w:author="Rossi Rossi" w:id="18" w:date="2026-09-22T06:56:59Z"/>
              <w:rFonts w:ascii="Cambria" w:cs="Cambria" w:eastAsia="Cambria" w:hAnsi="Cambria"/>
              <w:color w:val="000000"/>
              <w:sz w:val="22"/>
              <w:szCs w:val="22"/>
            </w:rPr>
            <w:pPrChange w:author="Rossi Rossi" w:id="0" w:date="2026-09-22T06:56:59Z">
              <w:pPr>
                <w:spacing w:after="280" w:before="280" w:line="240" w:lineRule="auto"/>
                <w:jc w:val="both"/>
              </w:pPr>
            </w:pPrChange>
          </w:pPr>
          <w:sdt>
            <w:sdtPr>
              <w:id w:val="1861945340"/>
              <w:tag w:val="goog_rdk_48"/>
            </w:sdtPr>
            <w:sdtContent>
              <w:del w:author="Rossi Rossi" w:id="18" w:date="2026-09-22T06:56:59Z">
                <w:r w:rsidDel="00000000" w:rsidR="00000000" w:rsidRPr="00000000">
                  <w:rPr>
                    <w:rtl w:val="0"/>
                  </w:rPr>
                </w:r>
              </w:del>
            </w:sdtContent>
          </w:sdt>
        </w:p>
      </w:sdtContent>
    </w:sdt>
    <w:sdt>
      <w:sdtPr>
        <w:id w:val="1353350175"/>
        <w:tag w:val="goog_rdk_51"/>
      </w:sdtPr>
      <w:sdtContent>
        <w:p w:rsidR="00000000" w:rsidDel="00000000" w:rsidP="00000000" w:rsidRDefault="00000000" w:rsidRPr="00000000" w14:paraId="0000001F">
          <w:pPr>
            <w:spacing w:after="280" w:before="280" w:line="240" w:lineRule="auto"/>
            <w:jc w:val="both"/>
            <w:rPr>
              <w:del w:author="Rossi Rossi" w:id="18" w:date="2026-09-22T06:56:59Z"/>
              <w:rFonts w:ascii="Cambria" w:cs="Cambria" w:eastAsia="Cambria" w:hAnsi="Cambria"/>
              <w:b w:val="1"/>
              <w:bCs w:val="1"/>
              <w:color w:val="000000"/>
              <w:sz w:val="22"/>
              <w:szCs w:val="22"/>
            </w:rPr>
          </w:pPr>
          <w:sdt>
            <w:sdtPr>
              <w:id w:val="1372229504"/>
              <w:tag w:val="goog_rdk_50"/>
            </w:sdtPr>
            <w:sdtContent>
              <w:del w:author="Rossi Rossi" w:id="18" w:date="2026-09-22T06:56:59Z">
                <w:r w:rsidDel="00000000" w:rsidR="00000000" w:rsidRPr="00000000">
                  <w:rPr>
                    <w:rFonts w:ascii="Cambria" w:cs="Cambria" w:eastAsia="Cambria" w:hAnsi="Cambria"/>
                    <w:b w:val="1"/>
                    <w:bCs w:val="1"/>
                    <w:color w:val="000000"/>
                    <w:sz w:val="22"/>
                    <w:szCs w:val="22"/>
                    <w:rtl w:val="0"/>
                  </w:rPr>
                  <w:delText xml:space="preserve">Pre-requisites</w:delText>
                </w:r>
              </w:del>
            </w:sdtContent>
          </w:sdt>
        </w:p>
      </w:sdtContent>
    </w:sdt>
    <w:sdt>
      <w:sdtPr>
        <w:id w:val="1323113928"/>
        <w:tag w:val="goog_rdk_55"/>
      </w:sdtPr>
      <w:sdtContent>
        <w:p w:rsidR="00000000" w:rsidDel="00000000" w:rsidP="00000000" w:rsidRDefault="00000000" w:rsidRPr="00000000" w14:paraId="00000020">
          <w:pPr>
            <w:spacing w:after="280" w:before="280" w:line="240" w:lineRule="auto"/>
            <w:jc w:val="both"/>
            <w:rPr>
              <w:ins w:author="Rossi Rossi" w:id="18" w:date="2026-09-22T06:56:59Z"/>
              <w:rPrChange w:author="Rossi Rossi" w:id="19" w:date="2026-09-22T06:56:59Z">
                <w:rPr>
                  <w:rFonts w:ascii="Cambria" w:cs="Cambria" w:eastAsia="Cambria" w:hAnsi="Cambria"/>
                  <w:b w:val="0"/>
                  <w:bCs w:val="0"/>
                  <w:color w:val="000000"/>
                  <w:sz w:val="22"/>
                  <w:szCs w:val="22"/>
                </w:rPr>
              </w:rPrChange>
            </w:rPr>
          </w:pPr>
          <w:sdt>
            <w:sdtPr>
              <w:id w:val="1281845195"/>
              <w:tag w:val="goog_rdk_52"/>
            </w:sdtPr>
            <w:sdtContent>
              <w:del w:author="Rossi Rossi" w:id="18" w:date="2026-09-22T06:56:59Z">
                <w:r w:rsidDel="00000000" w:rsidR="00000000" w:rsidRPr="00000000">
                  <w:rPr>
                    <w:rFonts w:ascii="Cambria" w:cs="Cambria" w:eastAsia="Cambria" w:hAnsi="Cambria"/>
                    <w:b w:val="0"/>
                    <w:bCs w:val="0"/>
                    <w:color w:val="000000"/>
                    <w:sz w:val="22"/>
                    <w:szCs w:val="22"/>
                    <w:rtl w:val="0"/>
                  </w:rPr>
                  <w:delText xml:space="preserve">Python 3</w:delText>
                </w:r>
                <w:r w:rsidDel="00000000" w:rsidR="00000000" w:rsidRPr="00000000">
                  <w:rPr>
                    <w:rFonts w:ascii="Cambria" w:cs="Cambria" w:eastAsia="Cambria" w:hAnsi="Cambria"/>
                    <w:b w:val="0"/>
                    <w:bCs w:val="0"/>
                    <w:color w:val="000000"/>
                    <w:sz w:val="22"/>
                    <w:szCs w:val="22"/>
                    <w:rtl w:val="0"/>
                  </w:rPr>
                  <w:delText xml:space="preserve">.10+</w:delText>
                </w:r>
              </w:del>
            </w:sdtContent>
          </w:sdt>
          <w:sdt>
            <w:sdtPr>
              <w:id w:val="-574497171"/>
              <w:tag w:val="goog_rdk_53"/>
            </w:sdtPr>
            <w:sdtContent>
              <w:ins w:author="Rossi Rossi" w:id="18" w:date="2026-09-22T06:56:59Z"/>
              <w:sdt>
                <w:sdtPr>
                  <w:id w:val="-73596003"/>
                  <w:tag w:val="goog_rdk_5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13344411"/>
        <w:tag w:val="goog_rdk_58"/>
      </w:sdtPr>
      <w:sdtContent>
        <w:p w:rsidR="00000000" w:rsidDel="00000000" w:rsidP="00000000" w:rsidRDefault="00000000" w:rsidRPr="00000000" w14:paraId="00000021">
          <w:pPr>
            <w:numPr>
              <w:ilvl w:val="1"/>
              <w:numId w:val="6"/>
            </w:numPr>
            <w:ind w:left="502" w:hanging="360"/>
            <w:rPr>
              <w:ins w:author="Rossi Rossi" w:id="18" w:date="2026-09-22T06:56:59Z"/>
            </w:rPr>
          </w:pPr>
          <w:sdt>
            <w:sdtPr>
              <w:id w:val="1354919983"/>
              <w:tag w:val="goog_rdk_56"/>
            </w:sdtPr>
            <w:sdtContent>
              <w:ins w:author="Rossi Rossi" w:id="18" w:date="2026-09-22T06:56:59Z"/>
              <w:sdt>
                <w:sdtPr>
                  <w:id w:val="-340269077"/>
                  <w:tag w:val="goog_rdk_5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5. Click **OK** to save. Open a new terminal session to load the variable.</w:t>
                    </w:r>
                  </w:ins>
                </w:sdtContent>
              </w:sdt>
              <w:ins w:author="Rossi Rossi" w:id="18" w:date="2026-09-22T06:56:59Z"/>
            </w:sdtContent>
          </w:sdt>
        </w:p>
      </w:sdtContent>
    </w:sdt>
    <w:sdt>
      <w:sdtPr>
        <w:id w:val="218623283"/>
        <w:tag w:val="goog_rdk_61"/>
      </w:sdtPr>
      <w:sdtContent>
        <w:p w:rsidR="00000000" w:rsidDel="00000000" w:rsidP="00000000" w:rsidRDefault="00000000" w:rsidRPr="00000000" w14:paraId="00000022">
          <w:pPr>
            <w:numPr>
              <w:ilvl w:val="1"/>
              <w:numId w:val="6"/>
            </w:numPr>
            <w:ind w:left="502" w:hanging="360"/>
            <w:rPr>
              <w:ins w:author="Rossi Rossi" w:id="18" w:date="2026-09-22T06:56:59Z"/>
            </w:rPr>
          </w:pPr>
          <w:sdt>
            <w:sdtPr>
              <w:id w:val="-1362786961"/>
              <w:tag w:val="goog_rdk_59"/>
            </w:sdtPr>
            <w:sdtContent>
              <w:ins w:author="Rossi Rossi" w:id="18" w:date="2026-09-22T06:56:59Z"/>
              <w:sdt>
                <w:sdtPr>
                  <w:id w:val="1855236723"/>
                  <w:tag w:val="goog_rdk_6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763272393"/>
        <w:tag w:val="goog_rdk_64"/>
      </w:sdtPr>
      <w:sdtContent>
        <w:p w:rsidR="00000000" w:rsidDel="00000000" w:rsidP="00000000" w:rsidRDefault="00000000" w:rsidRPr="00000000" w14:paraId="00000023">
          <w:pPr>
            <w:numPr>
              <w:ilvl w:val="1"/>
              <w:numId w:val="6"/>
            </w:numPr>
            <w:ind w:left="502" w:hanging="360"/>
            <w:rPr>
              <w:ins w:author="Rossi Rossi" w:id="18" w:date="2026-09-22T06:56:59Z"/>
            </w:rPr>
          </w:pPr>
          <w:sdt>
            <w:sdtPr>
              <w:id w:val="-1271257697"/>
              <w:tag w:val="goog_rdk_62"/>
            </w:sdtPr>
            <w:sdtContent>
              <w:ins w:author="Rossi Rossi" w:id="18" w:date="2026-09-22T06:56:59Z"/>
              <w:sdt>
                <w:sdtPr>
                  <w:id w:val="477487253"/>
                  <w:tag w:val="goog_rdk_6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Option 2: Provide the API key explicitly in code</w:t>
                    </w:r>
                  </w:ins>
                </w:sdtContent>
              </w:sdt>
              <w:ins w:author="Rossi Rossi" w:id="18" w:date="2026-09-22T06:56:59Z"/>
            </w:sdtContent>
          </w:sdt>
        </w:p>
      </w:sdtContent>
    </w:sdt>
    <w:sdt>
      <w:sdtPr>
        <w:id w:val="471790312"/>
        <w:tag w:val="goog_rdk_67"/>
      </w:sdtPr>
      <w:sdtContent>
        <w:p w:rsidR="00000000" w:rsidDel="00000000" w:rsidP="00000000" w:rsidRDefault="00000000" w:rsidRPr="00000000" w14:paraId="00000024">
          <w:pPr>
            <w:numPr>
              <w:ilvl w:val="1"/>
              <w:numId w:val="6"/>
            </w:numPr>
            <w:ind w:left="502" w:hanging="360"/>
            <w:rPr>
              <w:ins w:author="Rossi Rossi" w:id="18" w:date="2026-09-22T06:56:59Z"/>
            </w:rPr>
          </w:pPr>
          <w:sdt>
            <w:sdtPr>
              <w:id w:val="1257077949"/>
              <w:tag w:val="goog_rdk_65"/>
            </w:sdtPr>
            <w:sdtContent>
              <w:ins w:author="Rossi Rossi" w:id="18" w:date="2026-09-22T06:56:59Z"/>
              <w:sdt>
                <w:sdtPr>
                  <w:id w:val="-132261334"/>
                  <w:tag w:val="goog_rdk_6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15404381"/>
        <w:tag w:val="goog_rdk_70"/>
      </w:sdtPr>
      <w:sdtContent>
        <w:p w:rsidR="00000000" w:rsidDel="00000000" w:rsidP="00000000" w:rsidRDefault="00000000" w:rsidRPr="00000000" w14:paraId="00000025">
          <w:pPr>
            <w:numPr>
              <w:ilvl w:val="1"/>
              <w:numId w:val="6"/>
            </w:numPr>
            <w:ind w:left="502" w:hanging="360"/>
            <w:rPr>
              <w:ins w:author="Rossi Rossi" w:id="18" w:date="2026-09-22T06:56:59Z"/>
            </w:rPr>
          </w:pPr>
          <w:sdt>
            <w:sdtPr>
              <w:id w:val="-873315118"/>
              <w:tag w:val="goog_rdk_68"/>
            </w:sdtPr>
            <w:sdtContent>
              <w:ins w:author="Rossi Rossi" w:id="18" w:date="2026-09-22T06:56:59Z"/>
              <w:sdt>
                <w:sdtPr>
                  <w:id w:val="821501805"/>
                  <w:tag w:val="goog_rdk_6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 can pass the API key explicitly when initializing the client. Only do this</w:t>
                    </w:r>
                  </w:ins>
                </w:sdtContent>
              </w:sdt>
              <w:ins w:author="Rossi Rossi" w:id="18" w:date="2026-09-22T06:56:59Z"/>
            </w:sdtContent>
          </w:sdt>
        </w:p>
      </w:sdtContent>
    </w:sdt>
    <w:sdt>
      <w:sdtPr>
        <w:id w:val="1915815628"/>
        <w:tag w:val="goog_rdk_73"/>
      </w:sdtPr>
      <w:sdtContent>
        <w:p w:rsidR="00000000" w:rsidDel="00000000" w:rsidP="00000000" w:rsidRDefault="00000000" w:rsidRPr="00000000" w14:paraId="00000026">
          <w:pPr>
            <w:numPr>
              <w:ilvl w:val="1"/>
              <w:numId w:val="6"/>
            </w:numPr>
            <w:ind w:left="502" w:hanging="360"/>
            <w:rPr>
              <w:ins w:author="Rossi Rossi" w:id="18" w:date="2026-09-22T06:56:59Z"/>
            </w:rPr>
          </w:pPr>
          <w:sdt>
            <w:sdtPr>
              <w:id w:val="1767458371"/>
              <w:tag w:val="goog_rdk_71"/>
            </w:sdtPr>
            <w:sdtContent>
              <w:ins w:author="Rossi Rossi" w:id="18" w:date="2026-09-22T06:56:59Z"/>
              <w:sdt>
                <w:sdtPr>
                  <w:id w:val="1687978901"/>
                  <w:tag w:val="goog_rdk_7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cannot use environment variables.</w:t>
                    </w:r>
                  </w:ins>
                </w:sdtContent>
              </w:sdt>
              <w:ins w:author="Rossi Rossi" w:id="18" w:date="2026-09-22T06:56:59Z"/>
            </w:sdtContent>
          </w:sdt>
        </w:p>
      </w:sdtContent>
    </w:sdt>
    <w:sdt>
      <w:sdtPr>
        <w:id w:val="-2004169304"/>
        <w:tag w:val="goog_rdk_76"/>
      </w:sdtPr>
      <w:sdtContent>
        <w:p w:rsidR="00000000" w:rsidDel="00000000" w:rsidP="00000000" w:rsidRDefault="00000000" w:rsidRPr="00000000" w14:paraId="00000027">
          <w:pPr>
            <w:numPr>
              <w:ilvl w:val="1"/>
              <w:numId w:val="6"/>
            </w:numPr>
            <w:ind w:left="502" w:hanging="360"/>
            <w:rPr>
              <w:ins w:author="Rossi Rossi" w:id="18" w:date="2026-09-22T06:56:59Z"/>
            </w:rPr>
          </w:pPr>
          <w:sdt>
            <w:sdtPr>
              <w:id w:val="-489889222"/>
              <w:tag w:val="goog_rdk_74"/>
            </w:sdtPr>
            <w:sdtContent>
              <w:ins w:author="Rossi Rossi" w:id="18" w:date="2026-09-22T06:56:59Z"/>
              <w:sdt>
                <w:sdtPr>
                  <w:id w:val="1981989823"/>
                  <w:tag w:val="goog_rdk_7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68382056"/>
        <w:tag w:val="goog_rdk_79"/>
      </w:sdtPr>
      <w:sdtContent>
        <w:p w:rsidR="00000000" w:rsidDel="00000000" w:rsidP="00000000" w:rsidRDefault="00000000" w:rsidRPr="00000000" w14:paraId="00000028">
          <w:pPr>
            <w:numPr>
              <w:ilvl w:val="1"/>
              <w:numId w:val="6"/>
            </w:numPr>
            <w:ind w:left="502" w:hanging="360"/>
            <w:rPr>
              <w:ins w:author="Rossi Rossi" w:id="18" w:date="2026-09-22T06:56:59Z"/>
            </w:rPr>
          </w:pPr>
          <w:sdt>
            <w:sdtPr>
              <w:id w:val="945925565"/>
              <w:tag w:val="goog_rdk_77"/>
            </w:sdtPr>
            <w:sdtContent>
              <w:ins w:author="Rossi Rossi" w:id="18" w:date="2026-09-22T06:56:59Z"/>
              <w:sdt>
                <w:sdtPr>
                  <w:id w:val="-1144669854"/>
                  <w:tag w:val="goog_rdk_7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Python</w:t>
                    </w:r>
                  </w:ins>
                </w:sdtContent>
              </w:sdt>
              <w:ins w:author="Rossi Rossi" w:id="18" w:date="2026-09-22T06:56:59Z"/>
            </w:sdtContent>
          </w:sdt>
        </w:p>
      </w:sdtContent>
    </w:sdt>
    <w:sdt>
      <w:sdtPr>
        <w:id w:val="341550323"/>
        <w:tag w:val="goog_rdk_82"/>
      </w:sdtPr>
      <w:sdtContent>
        <w:p w:rsidR="00000000" w:rsidDel="00000000" w:rsidP="00000000" w:rsidRDefault="00000000" w:rsidRPr="00000000" w14:paraId="00000029">
          <w:pPr>
            <w:numPr>
              <w:ilvl w:val="1"/>
              <w:numId w:val="6"/>
            </w:numPr>
            <w:ind w:left="502" w:hanging="360"/>
            <w:rPr>
              <w:ins w:author="Rossi Rossi" w:id="18" w:date="2026-09-22T06:56:59Z"/>
            </w:rPr>
          </w:pPr>
          <w:sdt>
            <w:sdtPr>
              <w:id w:val="1731076521"/>
              <w:tag w:val="goog_rdk_80"/>
            </w:sdtPr>
            <w:sdtContent>
              <w:ins w:author="Rossi Rossi" w:id="18" w:date="2026-09-22T06:56:59Z"/>
              <w:sdt>
                <w:sdtPr>
                  <w:id w:val="-170190790"/>
                  <w:tag w:val="goog_rdk_8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72148518"/>
        <w:tag w:val="goog_rdk_85"/>
      </w:sdtPr>
      <w:sdtContent>
        <w:p w:rsidR="00000000" w:rsidDel="00000000" w:rsidP="00000000" w:rsidRDefault="00000000" w:rsidRPr="00000000" w14:paraId="0000002A">
          <w:pPr>
            <w:numPr>
              <w:ilvl w:val="1"/>
              <w:numId w:val="6"/>
            </w:numPr>
            <w:ind w:left="502" w:hanging="360"/>
            <w:rPr>
              <w:ins w:author="Rossi Rossi" w:id="18" w:date="2026-09-22T06:56:59Z"/>
            </w:rPr>
          </w:pPr>
          <w:sdt>
            <w:sdtPr>
              <w:id w:val="1534809301"/>
              <w:tag w:val="goog_rdk_83"/>
            </w:sdtPr>
            <w:sdtContent>
              <w:ins w:author="Rossi Rossi" w:id="18" w:date="2026-09-22T06:56:59Z"/>
              <w:sdt>
                <w:sdtPr>
                  <w:id w:val="1009565863"/>
                  <w:tag w:val="goog_rdk_8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from google import genai</w:t>
                    </w:r>
                  </w:ins>
                </w:sdtContent>
              </w:sdt>
              <w:ins w:author="Rossi Rossi" w:id="18" w:date="2026-09-22T06:56:59Z"/>
            </w:sdtContent>
          </w:sdt>
        </w:p>
      </w:sdtContent>
    </w:sdt>
    <w:sdt>
      <w:sdtPr>
        <w:id w:val="-1995130024"/>
        <w:tag w:val="goog_rdk_88"/>
      </w:sdtPr>
      <w:sdtContent>
        <w:p w:rsidR="00000000" w:rsidDel="00000000" w:rsidP="00000000" w:rsidRDefault="00000000" w:rsidRPr="00000000" w14:paraId="0000002B">
          <w:pPr>
            <w:numPr>
              <w:ilvl w:val="1"/>
              <w:numId w:val="6"/>
            </w:numPr>
            <w:ind w:left="502" w:hanging="360"/>
            <w:rPr>
              <w:ins w:author="Rossi Rossi" w:id="18" w:date="2026-09-22T06:56:59Z"/>
            </w:rPr>
          </w:pPr>
          <w:sdt>
            <w:sdtPr>
              <w:id w:val="748734770"/>
              <w:tag w:val="goog_rdk_86"/>
            </w:sdtPr>
            <w:sdtContent>
              <w:ins w:author="Rossi Rossi" w:id="18" w:date="2026-09-22T06:56:59Z"/>
              <w:sdt>
                <w:sdtPr>
                  <w:id w:val="-786653134"/>
                  <w:tag w:val="goog_rdk_8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3624775"/>
        <w:tag w:val="goog_rdk_91"/>
      </w:sdtPr>
      <w:sdtContent>
        <w:p w:rsidR="00000000" w:rsidDel="00000000" w:rsidP="00000000" w:rsidRDefault="00000000" w:rsidRPr="00000000" w14:paraId="0000002C">
          <w:pPr>
            <w:numPr>
              <w:ilvl w:val="1"/>
              <w:numId w:val="6"/>
            </w:numPr>
            <w:ind w:left="502" w:hanging="360"/>
            <w:rPr>
              <w:ins w:author="Rossi Rossi" w:id="18" w:date="2026-09-22T06:56:59Z"/>
            </w:rPr>
          </w:pPr>
          <w:sdt>
            <w:sdtPr>
              <w:id w:val="1725777772"/>
              <w:tag w:val="goog_rdk_89"/>
            </w:sdtPr>
            <w:sdtContent>
              <w:ins w:author="Rossi Rossi" w:id="18" w:date="2026-09-22T06:56:59Z"/>
              <w:sdt>
                <w:sdtPr>
                  <w:id w:val="-1808523106"/>
                  <w:tag w:val="goog_rdk_9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 = genai.Client(api_key="YOUR_API_KEY")</w:t>
                    </w:r>
                  </w:ins>
                </w:sdtContent>
              </w:sdt>
              <w:ins w:author="Rossi Rossi" w:id="18" w:date="2026-09-22T06:56:59Z"/>
            </w:sdtContent>
          </w:sdt>
        </w:p>
      </w:sdtContent>
    </w:sdt>
    <w:sdt>
      <w:sdtPr>
        <w:id w:val="598656069"/>
        <w:tag w:val="goog_rdk_94"/>
      </w:sdtPr>
      <w:sdtContent>
        <w:p w:rsidR="00000000" w:rsidDel="00000000" w:rsidP="00000000" w:rsidRDefault="00000000" w:rsidRPr="00000000" w14:paraId="0000002D">
          <w:pPr>
            <w:numPr>
              <w:ilvl w:val="1"/>
              <w:numId w:val="6"/>
            </w:numPr>
            <w:ind w:left="502" w:hanging="360"/>
            <w:rPr>
              <w:ins w:author="Rossi Rossi" w:id="18" w:date="2026-09-22T06:56:59Z"/>
            </w:rPr>
          </w:pPr>
          <w:sdt>
            <w:sdtPr>
              <w:id w:val="-1614885545"/>
              <w:tag w:val="goog_rdk_92"/>
            </w:sdtPr>
            <w:sdtContent>
              <w:ins w:author="Rossi Rossi" w:id="18" w:date="2026-09-22T06:56:59Z"/>
              <w:sdt>
                <w:sdtPr>
                  <w:id w:val="-1610536324"/>
                  <w:tag w:val="goog_rdk_9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64234122"/>
        <w:tag w:val="goog_rdk_97"/>
      </w:sdtPr>
      <w:sdtContent>
        <w:p w:rsidR="00000000" w:rsidDel="00000000" w:rsidP="00000000" w:rsidRDefault="00000000" w:rsidRPr="00000000" w14:paraId="0000002E">
          <w:pPr>
            <w:numPr>
              <w:ilvl w:val="1"/>
              <w:numId w:val="6"/>
            </w:numPr>
            <w:ind w:left="502" w:hanging="360"/>
            <w:rPr>
              <w:ins w:author="Rossi Rossi" w:id="18" w:date="2026-09-22T06:56:59Z"/>
            </w:rPr>
          </w:pPr>
          <w:sdt>
            <w:sdtPr>
              <w:id w:val="-773093186"/>
              <w:tag w:val="goog_rdk_95"/>
            </w:sdtPr>
            <w:sdtContent>
              <w:ins w:author="Rossi Rossi" w:id="18" w:date="2026-09-22T06:56:59Z"/>
              <w:sdt>
                <w:sdtPr>
                  <w:id w:val="2036511477"/>
                  <w:tag w:val="goog_rdk_9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interaction = client.interactions.create(</w:t>
                    </w:r>
                  </w:ins>
                </w:sdtContent>
              </w:sdt>
              <w:ins w:author="Rossi Rossi" w:id="18" w:date="2026-09-22T06:56:59Z"/>
            </w:sdtContent>
          </w:sdt>
        </w:p>
      </w:sdtContent>
    </w:sdt>
    <w:sdt>
      <w:sdtPr>
        <w:id w:val="-1429054"/>
        <w:tag w:val="goog_rdk_100"/>
      </w:sdtPr>
      <w:sdtContent>
        <w:p w:rsidR="00000000" w:rsidDel="00000000" w:rsidP="00000000" w:rsidRDefault="00000000" w:rsidRPr="00000000" w14:paraId="0000002F">
          <w:pPr>
            <w:numPr>
              <w:ilvl w:val="1"/>
              <w:numId w:val="6"/>
            </w:numPr>
            <w:ind w:left="502" w:hanging="360"/>
            <w:rPr>
              <w:ins w:author="Rossi Rossi" w:id="18" w:date="2026-09-22T06:56:59Z"/>
            </w:rPr>
          </w:pPr>
          <w:sdt>
            <w:sdtPr>
              <w:id w:val="90039287"/>
              <w:tag w:val="goog_rdk_98"/>
            </w:sdtPr>
            <w:sdtContent>
              <w:ins w:author="Rossi Rossi" w:id="18" w:date="2026-09-22T06:56:59Z"/>
              <w:sdt>
                <w:sdtPr>
                  <w:id w:val="413589253"/>
                  <w:tag w:val="goog_rdk_9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model="gemini-3.8-flash",</w:t>
                    </w:r>
                  </w:ins>
                </w:sdtContent>
              </w:sdt>
              <w:ins w:author="Rossi Rossi" w:id="18" w:date="2026-09-22T06:56:59Z"/>
            </w:sdtContent>
          </w:sdt>
        </w:p>
      </w:sdtContent>
    </w:sdt>
    <w:sdt>
      <w:sdtPr>
        <w:id w:val="-1255937322"/>
        <w:tag w:val="goog_rdk_103"/>
      </w:sdtPr>
      <w:sdtContent>
        <w:p w:rsidR="00000000" w:rsidDel="00000000" w:rsidP="00000000" w:rsidRDefault="00000000" w:rsidRPr="00000000" w14:paraId="00000030">
          <w:pPr>
            <w:numPr>
              <w:ilvl w:val="1"/>
              <w:numId w:val="6"/>
            </w:numPr>
            <w:ind w:left="502" w:hanging="360"/>
            <w:rPr>
              <w:ins w:author="Rossi Rossi" w:id="18" w:date="2026-09-22T06:56:59Z"/>
            </w:rPr>
          </w:pPr>
          <w:sdt>
            <w:sdtPr>
              <w:id w:val="-1721392240"/>
              <w:tag w:val="goog_rdk_101"/>
            </w:sdtPr>
            <w:sdtContent>
              <w:ins w:author="Rossi Rossi" w:id="18" w:date="2026-09-22T06:56:59Z"/>
              <w:sdt>
                <w:sdtPr>
                  <w:id w:val="-14896347"/>
                  <w:tag w:val="goog_rdk_10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input="Explain how AI works in a few words"</w:t>
                    </w:r>
                  </w:ins>
                </w:sdtContent>
              </w:sdt>
              <w:ins w:author="Rossi Rossi" w:id="18" w:date="2026-09-22T06:56:59Z"/>
            </w:sdtContent>
          </w:sdt>
        </w:p>
      </w:sdtContent>
    </w:sdt>
    <w:sdt>
      <w:sdtPr>
        <w:id w:val="-1900330007"/>
        <w:tag w:val="goog_rdk_106"/>
      </w:sdtPr>
      <w:sdtContent>
        <w:p w:rsidR="00000000" w:rsidDel="00000000" w:rsidP="00000000" w:rsidRDefault="00000000" w:rsidRPr="00000000" w14:paraId="00000031">
          <w:pPr>
            <w:numPr>
              <w:ilvl w:val="1"/>
              <w:numId w:val="6"/>
            </w:numPr>
            <w:ind w:left="502" w:hanging="360"/>
            <w:rPr>
              <w:ins w:author="Rossi Rossi" w:id="18" w:date="2026-09-22T06:56:59Z"/>
            </w:rPr>
          </w:pPr>
          <w:sdt>
            <w:sdtPr>
              <w:id w:val="503321206"/>
              <w:tag w:val="goog_rdk_104"/>
            </w:sdtPr>
            <w:sdtContent>
              <w:ins w:author="Rossi Rossi" w:id="18" w:date="2026-09-22T06:56:59Z"/>
              <w:sdt>
                <w:sdtPr>
                  <w:id w:val="2113622508"/>
                  <w:tag w:val="goog_rdk_10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486653903"/>
        <w:tag w:val="goog_rdk_109"/>
      </w:sdtPr>
      <w:sdtContent>
        <w:p w:rsidR="00000000" w:rsidDel="00000000" w:rsidP="00000000" w:rsidRDefault="00000000" w:rsidRPr="00000000" w14:paraId="00000032">
          <w:pPr>
            <w:numPr>
              <w:ilvl w:val="1"/>
              <w:numId w:val="6"/>
            </w:numPr>
            <w:ind w:left="502" w:hanging="360"/>
            <w:rPr>
              <w:ins w:author="Rossi Rossi" w:id="18" w:date="2026-09-22T06:56:59Z"/>
            </w:rPr>
          </w:pPr>
          <w:sdt>
            <w:sdtPr>
              <w:id w:val="173620466"/>
              <w:tag w:val="goog_rdk_107"/>
            </w:sdtPr>
            <w:sdtContent>
              <w:ins w:author="Rossi Rossi" w:id="18" w:date="2026-09-22T06:56:59Z"/>
              <w:sdt>
                <w:sdtPr>
                  <w:id w:val="1304481545"/>
                  <w:tag w:val="goog_rdk_10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print(interaction.output_text)</w:t>
                    </w:r>
                  </w:ins>
                </w:sdtContent>
              </w:sdt>
              <w:ins w:author="Rossi Rossi" w:id="18" w:date="2026-09-22T06:56:59Z"/>
            </w:sdtContent>
          </w:sdt>
        </w:p>
      </w:sdtContent>
    </w:sdt>
    <w:sdt>
      <w:sdtPr>
        <w:id w:val="-1076225938"/>
        <w:tag w:val="goog_rdk_112"/>
      </w:sdtPr>
      <w:sdtContent>
        <w:p w:rsidR="00000000" w:rsidDel="00000000" w:rsidP="00000000" w:rsidRDefault="00000000" w:rsidRPr="00000000" w14:paraId="00000033">
          <w:pPr>
            <w:numPr>
              <w:ilvl w:val="1"/>
              <w:numId w:val="6"/>
            </w:numPr>
            <w:ind w:left="502" w:hanging="360"/>
            <w:rPr>
              <w:ins w:author="Rossi Rossi" w:id="18" w:date="2026-09-22T06:56:59Z"/>
            </w:rPr>
          </w:pPr>
          <w:sdt>
            <w:sdtPr>
              <w:id w:val="-964149559"/>
              <w:tag w:val="goog_rdk_110"/>
            </w:sdtPr>
            <w:sdtContent>
              <w:ins w:author="Rossi Rossi" w:id="18" w:date="2026-09-22T06:56:59Z"/>
              <w:sdt>
                <w:sdtPr>
                  <w:id w:val="-1754624224"/>
                  <w:tag w:val="goog_rdk_11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24668307"/>
        <w:tag w:val="goog_rdk_115"/>
      </w:sdtPr>
      <w:sdtContent>
        <w:p w:rsidR="00000000" w:rsidDel="00000000" w:rsidP="00000000" w:rsidRDefault="00000000" w:rsidRPr="00000000" w14:paraId="00000034">
          <w:pPr>
            <w:numPr>
              <w:ilvl w:val="1"/>
              <w:numId w:val="6"/>
            </w:numPr>
            <w:ind w:left="502" w:hanging="360"/>
            <w:rPr>
              <w:ins w:author="Rossi Rossi" w:id="18" w:date="2026-09-22T06:56:59Z"/>
            </w:rPr>
          </w:pPr>
          <w:sdt>
            <w:sdtPr>
              <w:id w:val="1859690523"/>
              <w:tag w:val="goog_rdk_113"/>
            </w:sdtPr>
            <w:sdtContent>
              <w:ins w:author="Rossi Rossi" w:id="18" w:date="2026-09-22T06:56:59Z"/>
              <w:sdt>
                <w:sdtPr>
                  <w:id w:val="-1691797669"/>
                  <w:tag w:val="goog_rdk_11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JavaScript</w:t>
                    </w:r>
                  </w:ins>
                </w:sdtContent>
              </w:sdt>
              <w:ins w:author="Rossi Rossi" w:id="18" w:date="2026-09-22T06:56:59Z"/>
            </w:sdtContent>
          </w:sdt>
        </w:p>
      </w:sdtContent>
    </w:sdt>
    <w:sdt>
      <w:sdtPr>
        <w:id w:val="-277431349"/>
        <w:tag w:val="goog_rdk_118"/>
      </w:sdtPr>
      <w:sdtContent>
        <w:p w:rsidR="00000000" w:rsidDel="00000000" w:rsidP="00000000" w:rsidRDefault="00000000" w:rsidRPr="00000000" w14:paraId="00000035">
          <w:pPr>
            <w:numPr>
              <w:ilvl w:val="1"/>
              <w:numId w:val="6"/>
            </w:numPr>
            <w:ind w:left="502" w:hanging="360"/>
            <w:rPr>
              <w:ins w:author="Rossi Rossi" w:id="18" w:date="2026-09-22T06:56:59Z"/>
            </w:rPr>
          </w:pPr>
          <w:sdt>
            <w:sdtPr>
              <w:id w:val="1865596903"/>
              <w:tag w:val="goog_rdk_116"/>
            </w:sdtPr>
            <w:sdtContent>
              <w:ins w:author="Rossi Rossi" w:id="18" w:date="2026-09-22T06:56:59Z"/>
              <w:sdt>
                <w:sdtPr>
                  <w:id w:val="846343835"/>
                  <w:tag w:val="goog_rdk_11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04060700"/>
        <w:tag w:val="goog_rdk_121"/>
      </w:sdtPr>
      <w:sdtContent>
        <w:p w:rsidR="00000000" w:rsidDel="00000000" w:rsidP="00000000" w:rsidRDefault="00000000" w:rsidRPr="00000000" w14:paraId="00000036">
          <w:pPr>
            <w:numPr>
              <w:ilvl w:val="1"/>
              <w:numId w:val="6"/>
            </w:numPr>
            <w:ind w:left="502" w:hanging="360"/>
            <w:rPr>
              <w:ins w:author="Rossi Rossi" w:id="18" w:date="2026-09-22T06:56:59Z"/>
            </w:rPr>
          </w:pPr>
          <w:sdt>
            <w:sdtPr>
              <w:id w:val="-1787473468"/>
              <w:tag w:val="goog_rdk_119"/>
            </w:sdtPr>
            <w:sdtContent>
              <w:ins w:author="Rossi Rossi" w:id="18" w:date="2026-09-22T06:56:59Z"/>
              <w:sdt>
                <w:sdtPr>
                  <w:id w:val="-2054115732"/>
                  <w:tag w:val="goog_rdk_12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 GoogleGenAI } from "@google/genai";</w:t>
                    </w:r>
                  </w:ins>
                </w:sdtContent>
              </w:sdt>
              <w:ins w:author="Rossi Rossi" w:id="18" w:date="2026-09-22T06:56:59Z"/>
            </w:sdtContent>
          </w:sdt>
        </w:p>
      </w:sdtContent>
    </w:sdt>
    <w:sdt>
      <w:sdtPr>
        <w:id w:val="-384747326"/>
        <w:tag w:val="goog_rdk_124"/>
      </w:sdtPr>
      <w:sdtContent>
        <w:p w:rsidR="00000000" w:rsidDel="00000000" w:rsidP="00000000" w:rsidRDefault="00000000" w:rsidRPr="00000000" w14:paraId="00000037">
          <w:pPr>
            <w:numPr>
              <w:ilvl w:val="1"/>
              <w:numId w:val="6"/>
            </w:numPr>
            <w:ind w:left="502" w:hanging="360"/>
            <w:rPr>
              <w:ins w:author="Rossi Rossi" w:id="18" w:date="2026-09-22T06:56:59Z"/>
            </w:rPr>
          </w:pPr>
          <w:sdt>
            <w:sdtPr>
              <w:id w:val="-2116949183"/>
              <w:tag w:val="goog_rdk_122"/>
            </w:sdtPr>
            <w:sdtContent>
              <w:ins w:author="Rossi Rossi" w:id="18" w:date="2026-09-22T06:56:59Z"/>
              <w:sdt>
                <w:sdtPr>
                  <w:id w:val="1863868935"/>
                  <w:tag w:val="goog_rdk_12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56325904"/>
        <w:tag w:val="goog_rdk_127"/>
      </w:sdtPr>
      <w:sdtContent>
        <w:p w:rsidR="00000000" w:rsidDel="00000000" w:rsidP="00000000" w:rsidRDefault="00000000" w:rsidRPr="00000000" w14:paraId="00000038">
          <w:pPr>
            <w:numPr>
              <w:ilvl w:val="1"/>
              <w:numId w:val="6"/>
            </w:numPr>
            <w:ind w:left="502" w:hanging="360"/>
            <w:rPr>
              <w:ins w:author="Rossi Rossi" w:id="18" w:date="2026-09-22T06:56:59Z"/>
            </w:rPr>
          </w:pPr>
          <w:sdt>
            <w:sdtPr>
              <w:id w:val="1820237481"/>
              <w:tag w:val="goog_rdk_125"/>
            </w:sdtPr>
            <w:sdtContent>
              <w:ins w:author="Rossi Rossi" w:id="18" w:date="2026-09-22T06:56:59Z"/>
              <w:sdt>
                <w:sdtPr>
                  <w:id w:val="836475076"/>
                  <w:tag w:val="goog_rdk_12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const ai = new GoogleGenAI({ apiKey: "YOUR_API_KEY" });</w:t>
                    </w:r>
                  </w:ins>
                </w:sdtContent>
              </w:sdt>
              <w:ins w:author="Rossi Rossi" w:id="18" w:date="2026-09-22T06:56:59Z"/>
            </w:sdtContent>
          </w:sdt>
        </w:p>
      </w:sdtContent>
    </w:sdt>
    <w:sdt>
      <w:sdtPr>
        <w:id w:val="-1871337304"/>
        <w:tag w:val="goog_rdk_130"/>
      </w:sdtPr>
      <w:sdtContent>
        <w:p w:rsidR="00000000" w:rsidDel="00000000" w:rsidP="00000000" w:rsidRDefault="00000000" w:rsidRPr="00000000" w14:paraId="00000039">
          <w:pPr>
            <w:numPr>
              <w:ilvl w:val="1"/>
              <w:numId w:val="6"/>
            </w:numPr>
            <w:ind w:left="502" w:hanging="360"/>
            <w:rPr>
              <w:ins w:author="Rossi Rossi" w:id="18" w:date="2026-09-22T06:56:59Z"/>
            </w:rPr>
          </w:pPr>
          <w:sdt>
            <w:sdtPr>
              <w:id w:val="273590352"/>
              <w:tag w:val="goog_rdk_128"/>
            </w:sdtPr>
            <w:sdtContent>
              <w:ins w:author="Rossi Rossi" w:id="18" w:date="2026-09-22T06:56:59Z"/>
              <w:sdt>
                <w:sdtPr>
                  <w:id w:val="1481049350"/>
                  <w:tag w:val="goog_rdk_12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27470903"/>
        <w:tag w:val="goog_rdk_133"/>
      </w:sdtPr>
      <w:sdtContent>
        <w:p w:rsidR="00000000" w:rsidDel="00000000" w:rsidP="00000000" w:rsidRDefault="00000000" w:rsidRPr="00000000" w14:paraId="0000003A">
          <w:pPr>
            <w:numPr>
              <w:ilvl w:val="1"/>
              <w:numId w:val="6"/>
            </w:numPr>
            <w:ind w:left="502" w:hanging="360"/>
            <w:rPr>
              <w:ins w:author="Rossi Rossi" w:id="18" w:date="2026-09-22T06:56:59Z"/>
            </w:rPr>
          </w:pPr>
          <w:sdt>
            <w:sdtPr>
              <w:id w:val="704916253"/>
              <w:tag w:val="goog_rdk_131"/>
            </w:sdtPr>
            <w:sdtContent>
              <w:ins w:author="Rossi Rossi" w:id="18" w:date="2026-09-22T06:56:59Z"/>
              <w:sdt>
                <w:sdtPr>
                  <w:id w:val="-834335327"/>
                  <w:tag w:val="goog_rdk_13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async function main() {</w:t>
                    </w:r>
                  </w:ins>
                </w:sdtContent>
              </w:sdt>
              <w:ins w:author="Rossi Rossi" w:id="18" w:date="2026-09-22T06:56:59Z"/>
            </w:sdtContent>
          </w:sdt>
        </w:p>
      </w:sdtContent>
    </w:sdt>
    <w:sdt>
      <w:sdtPr>
        <w:id w:val="31212150"/>
        <w:tag w:val="goog_rdk_136"/>
      </w:sdtPr>
      <w:sdtContent>
        <w:p w:rsidR="00000000" w:rsidDel="00000000" w:rsidP="00000000" w:rsidRDefault="00000000" w:rsidRPr="00000000" w14:paraId="0000003B">
          <w:pPr>
            <w:numPr>
              <w:ilvl w:val="1"/>
              <w:numId w:val="6"/>
            </w:numPr>
            <w:ind w:left="502" w:hanging="360"/>
            <w:rPr>
              <w:ins w:author="Rossi Rossi" w:id="18" w:date="2026-09-22T06:56:59Z"/>
            </w:rPr>
          </w:pPr>
          <w:sdt>
            <w:sdtPr>
              <w:id w:val="1684864402"/>
              <w:tag w:val="goog_rdk_134"/>
            </w:sdtPr>
            <w:sdtContent>
              <w:ins w:author="Rossi Rossi" w:id="18" w:date="2026-09-22T06:56:59Z"/>
              <w:sdt>
                <w:sdtPr>
                  <w:id w:val="-1995788815"/>
                  <w:tag w:val="goog_rdk_13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const interaction = await ai.interactions.create({</w:t>
                    </w:r>
                  </w:ins>
                </w:sdtContent>
              </w:sdt>
              <w:ins w:author="Rossi Rossi" w:id="18" w:date="2026-09-22T06:56:59Z"/>
            </w:sdtContent>
          </w:sdt>
        </w:p>
      </w:sdtContent>
    </w:sdt>
    <w:sdt>
      <w:sdtPr>
        <w:id w:val="207938380"/>
        <w:tag w:val="goog_rdk_139"/>
      </w:sdtPr>
      <w:sdtContent>
        <w:p w:rsidR="00000000" w:rsidDel="00000000" w:rsidP="00000000" w:rsidRDefault="00000000" w:rsidRPr="00000000" w14:paraId="0000003C">
          <w:pPr>
            <w:numPr>
              <w:ilvl w:val="1"/>
              <w:numId w:val="6"/>
            </w:numPr>
            <w:ind w:left="502" w:hanging="360"/>
            <w:rPr>
              <w:ins w:author="Rossi Rossi" w:id="18" w:date="2026-09-22T06:56:59Z"/>
            </w:rPr>
          </w:pPr>
          <w:sdt>
            <w:sdtPr>
              <w:id w:val="-1180924684"/>
              <w:tag w:val="goog_rdk_137"/>
            </w:sdtPr>
            <w:sdtContent>
              <w:ins w:author="Rossi Rossi" w:id="18" w:date="2026-09-22T06:56:59Z"/>
              <w:sdt>
                <w:sdtPr>
                  <w:id w:val="1517282926"/>
                  <w:tag w:val="goog_rdk_13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 "gemini-3.8-flash",</w:t>
                    </w:r>
                  </w:ins>
                </w:sdtContent>
              </w:sdt>
              <w:ins w:author="Rossi Rossi" w:id="18" w:date="2026-09-22T06:56:59Z"/>
            </w:sdtContent>
          </w:sdt>
        </w:p>
      </w:sdtContent>
    </w:sdt>
    <w:sdt>
      <w:sdtPr>
        <w:id w:val="976055084"/>
        <w:tag w:val="goog_rdk_142"/>
      </w:sdtPr>
      <w:sdtContent>
        <w:p w:rsidR="00000000" w:rsidDel="00000000" w:rsidP="00000000" w:rsidRDefault="00000000" w:rsidRPr="00000000" w14:paraId="0000003D">
          <w:pPr>
            <w:numPr>
              <w:ilvl w:val="1"/>
              <w:numId w:val="6"/>
            </w:numPr>
            <w:ind w:left="502" w:hanging="360"/>
            <w:rPr>
              <w:ins w:author="Rossi Rossi" w:id="18" w:date="2026-09-22T06:56:59Z"/>
            </w:rPr>
          </w:pPr>
          <w:sdt>
            <w:sdtPr>
              <w:id w:val="1238672052"/>
              <w:tag w:val="goog_rdk_140"/>
            </w:sdtPr>
            <w:sdtContent>
              <w:ins w:author="Rossi Rossi" w:id="18" w:date="2026-09-22T06:56:59Z"/>
              <w:sdt>
                <w:sdtPr>
                  <w:id w:val="-541737747"/>
                  <w:tag w:val="goog_rdk_14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18" w:date="2026-09-22T06:56:59Z"/>
            </w:sdtContent>
          </w:sdt>
        </w:p>
      </w:sdtContent>
    </w:sdt>
    <w:sdt>
      <w:sdtPr>
        <w:id w:val="-937770870"/>
        <w:tag w:val="goog_rdk_145"/>
      </w:sdtPr>
      <w:sdtContent>
        <w:p w:rsidR="00000000" w:rsidDel="00000000" w:rsidP="00000000" w:rsidRDefault="00000000" w:rsidRPr="00000000" w14:paraId="0000003E">
          <w:pPr>
            <w:numPr>
              <w:ilvl w:val="1"/>
              <w:numId w:val="6"/>
            </w:numPr>
            <w:ind w:left="502" w:hanging="360"/>
            <w:rPr>
              <w:ins w:author="Rossi Rossi" w:id="18" w:date="2026-09-22T06:56:59Z"/>
            </w:rPr>
          </w:pPr>
          <w:sdt>
            <w:sdtPr>
              <w:id w:val="1760538865"/>
              <w:tag w:val="goog_rdk_143"/>
            </w:sdtPr>
            <w:sdtContent>
              <w:ins w:author="Rossi Rossi" w:id="18" w:date="2026-09-22T06:56:59Z"/>
              <w:sdt>
                <w:sdtPr>
                  <w:id w:val="-707015152"/>
                  <w:tag w:val="goog_rdk_14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1737898265"/>
        <w:tag w:val="goog_rdk_148"/>
      </w:sdtPr>
      <w:sdtContent>
        <w:p w:rsidR="00000000" w:rsidDel="00000000" w:rsidP="00000000" w:rsidRDefault="00000000" w:rsidRPr="00000000" w14:paraId="0000003F">
          <w:pPr>
            <w:numPr>
              <w:ilvl w:val="1"/>
              <w:numId w:val="6"/>
            </w:numPr>
            <w:ind w:left="502" w:hanging="360"/>
            <w:rPr>
              <w:ins w:author="Rossi Rossi" w:id="18" w:date="2026-09-22T06:56:59Z"/>
            </w:rPr>
          </w:pPr>
          <w:sdt>
            <w:sdtPr>
              <w:id w:val="727551645"/>
              <w:tag w:val="goog_rdk_146"/>
            </w:sdtPr>
            <w:sdtContent>
              <w:ins w:author="Rossi Rossi" w:id="18" w:date="2026-09-22T06:56:59Z"/>
              <w:sdt>
                <w:sdtPr>
                  <w:id w:val="2145873074"/>
                  <w:tag w:val="goog_rdk_14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console.log(interaction.output_text);</w:t>
                    </w:r>
                  </w:ins>
                </w:sdtContent>
              </w:sdt>
              <w:ins w:author="Rossi Rossi" w:id="18" w:date="2026-09-22T06:56:59Z"/>
            </w:sdtContent>
          </w:sdt>
        </w:p>
      </w:sdtContent>
    </w:sdt>
    <w:sdt>
      <w:sdtPr>
        <w:id w:val="-1397450996"/>
        <w:tag w:val="goog_rdk_151"/>
      </w:sdtPr>
      <w:sdtContent>
        <w:p w:rsidR="00000000" w:rsidDel="00000000" w:rsidP="00000000" w:rsidRDefault="00000000" w:rsidRPr="00000000" w14:paraId="00000040">
          <w:pPr>
            <w:numPr>
              <w:ilvl w:val="1"/>
              <w:numId w:val="6"/>
            </w:numPr>
            <w:ind w:left="502" w:hanging="360"/>
            <w:rPr>
              <w:ins w:author="Rossi Rossi" w:id="18" w:date="2026-09-22T06:56:59Z"/>
            </w:rPr>
          </w:pPr>
          <w:sdt>
            <w:sdtPr>
              <w:id w:val="201702538"/>
              <w:tag w:val="goog_rdk_149"/>
            </w:sdtPr>
            <w:sdtContent>
              <w:ins w:author="Rossi Rossi" w:id="18" w:date="2026-09-22T06:56:59Z"/>
              <w:sdt>
                <w:sdtPr>
                  <w:id w:val="901665509"/>
                  <w:tag w:val="goog_rdk_15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919189614"/>
        <w:tag w:val="goog_rdk_154"/>
      </w:sdtPr>
      <w:sdtContent>
        <w:p w:rsidR="00000000" w:rsidDel="00000000" w:rsidP="00000000" w:rsidRDefault="00000000" w:rsidRPr="00000000" w14:paraId="00000041">
          <w:pPr>
            <w:numPr>
              <w:ilvl w:val="1"/>
              <w:numId w:val="6"/>
            </w:numPr>
            <w:ind w:left="502" w:hanging="360"/>
            <w:rPr>
              <w:ins w:author="Rossi Rossi" w:id="18" w:date="2026-09-22T06:56:59Z"/>
            </w:rPr>
          </w:pPr>
          <w:sdt>
            <w:sdtPr>
              <w:id w:val="1554024870"/>
              <w:tag w:val="goog_rdk_152"/>
            </w:sdtPr>
            <w:sdtContent>
              <w:ins w:author="Rossi Rossi" w:id="18" w:date="2026-09-22T06:56:59Z"/>
              <w:sdt>
                <w:sdtPr>
                  <w:id w:val="-1535712668"/>
                  <w:tag w:val="goog_rdk_15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44933796"/>
        <w:tag w:val="goog_rdk_157"/>
      </w:sdtPr>
      <w:sdtContent>
        <w:p w:rsidR="00000000" w:rsidDel="00000000" w:rsidP="00000000" w:rsidRDefault="00000000" w:rsidRPr="00000000" w14:paraId="00000042">
          <w:pPr>
            <w:numPr>
              <w:ilvl w:val="1"/>
              <w:numId w:val="6"/>
            </w:numPr>
            <w:ind w:left="502" w:hanging="360"/>
            <w:rPr>
              <w:ins w:author="Rossi Rossi" w:id="18" w:date="2026-09-22T06:56:59Z"/>
            </w:rPr>
          </w:pPr>
          <w:sdt>
            <w:sdtPr>
              <w:id w:val="307842665"/>
              <w:tag w:val="goog_rdk_155"/>
            </w:sdtPr>
            <w:sdtContent>
              <w:ins w:author="Rossi Rossi" w:id="18" w:date="2026-09-22T06:56:59Z"/>
              <w:sdt>
                <w:sdtPr>
                  <w:id w:val="-1019218804"/>
                  <w:tag w:val="goog_rdk_15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main();</w:t>
                    </w:r>
                  </w:ins>
                </w:sdtContent>
              </w:sdt>
              <w:ins w:author="Rossi Rossi" w:id="18" w:date="2026-09-22T06:56:59Z"/>
            </w:sdtContent>
          </w:sdt>
        </w:p>
      </w:sdtContent>
    </w:sdt>
    <w:sdt>
      <w:sdtPr>
        <w:id w:val="-309576373"/>
        <w:tag w:val="goog_rdk_160"/>
      </w:sdtPr>
      <w:sdtContent>
        <w:p w:rsidR="00000000" w:rsidDel="00000000" w:rsidP="00000000" w:rsidRDefault="00000000" w:rsidRPr="00000000" w14:paraId="00000043">
          <w:pPr>
            <w:numPr>
              <w:ilvl w:val="1"/>
              <w:numId w:val="6"/>
            </w:numPr>
            <w:ind w:left="502" w:hanging="360"/>
            <w:rPr>
              <w:ins w:author="Rossi Rossi" w:id="18" w:date="2026-09-22T06:56:59Z"/>
            </w:rPr>
          </w:pPr>
          <w:sdt>
            <w:sdtPr>
              <w:id w:val="684440352"/>
              <w:tag w:val="goog_rdk_158"/>
            </w:sdtPr>
            <w:sdtContent>
              <w:ins w:author="Rossi Rossi" w:id="18" w:date="2026-09-22T06:56:59Z"/>
              <w:sdt>
                <w:sdtPr>
                  <w:id w:val="37895349"/>
                  <w:tag w:val="goog_rdk_15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14953714"/>
        <w:tag w:val="goog_rdk_163"/>
      </w:sdtPr>
      <w:sdtContent>
        <w:p w:rsidR="00000000" w:rsidDel="00000000" w:rsidP="00000000" w:rsidRDefault="00000000" w:rsidRPr="00000000" w14:paraId="00000044">
          <w:pPr>
            <w:numPr>
              <w:ilvl w:val="1"/>
              <w:numId w:val="6"/>
            </w:numPr>
            <w:ind w:left="502" w:hanging="360"/>
            <w:rPr>
              <w:ins w:author="Rossi Rossi" w:id="18" w:date="2026-09-22T06:56:59Z"/>
            </w:rPr>
          </w:pPr>
          <w:sdt>
            <w:sdtPr>
              <w:id w:val="1169044463"/>
              <w:tag w:val="goog_rdk_161"/>
            </w:sdtPr>
            <w:sdtContent>
              <w:ins w:author="Rossi Rossi" w:id="18" w:date="2026-09-22T06:56:59Z"/>
              <w:sdt>
                <w:sdtPr>
                  <w:id w:val="-1021495930"/>
                  <w:tag w:val="goog_rdk_16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Java</w:t>
                    </w:r>
                  </w:ins>
                </w:sdtContent>
              </w:sdt>
              <w:ins w:author="Rossi Rossi" w:id="18" w:date="2026-09-22T06:56:59Z"/>
            </w:sdtContent>
          </w:sdt>
        </w:p>
      </w:sdtContent>
    </w:sdt>
    <w:sdt>
      <w:sdtPr>
        <w:id w:val="227370663"/>
        <w:tag w:val="goog_rdk_166"/>
      </w:sdtPr>
      <w:sdtContent>
        <w:p w:rsidR="00000000" w:rsidDel="00000000" w:rsidP="00000000" w:rsidRDefault="00000000" w:rsidRPr="00000000" w14:paraId="00000045">
          <w:pPr>
            <w:numPr>
              <w:ilvl w:val="1"/>
              <w:numId w:val="6"/>
            </w:numPr>
            <w:ind w:left="502" w:hanging="360"/>
            <w:rPr>
              <w:ins w:author="Rossi Rossi" w:id="18" w:date="2026-09-22T06:56:59Z"/>
            </w:rPr>
          </w:pPr>
          <w:sdt>
            <w:sdtPr>
              <w:id w:val="2142977010"/>
              <w:tag w:val="goog_rdk_164"/>
            </w:sdtPr>
            <w:sdtContent>
              <w:ins w:author="Rossi Rossi" w:id="18" w:date="2026-09-22T06:56:59Z"/>
              <w:sdt>
                <w:sdtPr>
                  <w:id w:val="-1126062798"/>
                  <w:tag w:val="goog_rdk_16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112735483"/>
        <w:tag w:val="goog_rdk_169"/>
      </w:sdtPr>
      <w:sdtContent>
        <w:p w:rsidR="00000000" w:rsidDel="00000000" w:rsidP="00000000" w:rsidRDefault="00000000" w:rsidRPr="00000000" w14:paraId="00000046">
          <w:pPr>
            <w:numPr>
              <w:ilvl w:val="1"/>
              <w:numId w:val="6"/>
            </w:numPr>
            <w:ind w:left="502" w:hanging="360"/>
            <w:rPr>
              <w:ins w:author="Rossi Rossi" w:id="18" w:date="2026-09-22T06:56:59Z"/>
            </w:rPr>
          </w:pPr>
          <w:sdt>
            <w:sdtPr>
              <w:id w:val="732689338"/>
              <w:tag w:val="goog_rdk_167"/>
            </w:sdtPr>
            <w:sdtContent>
              <w:ins w:author="Rossi Rossi" w:id="18" w:date="2026-09-22T06:56:59Z"/>
              <w:sdt>
                <w:sdtPr>
                  <w:id w:val="-2018792893"/>
                  <w:tag w:val="goog_rdk_16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com.google.genai.Client;</w:t>
                    </w:r>
                  </w:ins>
                </w:sdtContent>
              </w:sdt>
              <w:ins w:author="Rossi Rossi" w:id="18" w:date="2026-09-22T06:56:59Z"/>
            </w:sdtContent>
          </w:sdt>
        </w:p>
      </w:sdtContent>
    </w:sdt>
    <w:sdt>
      <w:sdtPr>
        <w:id w:val="679215121"/>
        <w:tag w:val="goog_rdk_172"/>
      </w:sdtPr>
      <w:sdtContent>
        <w:p w:rsidR="00000000" w:rsidDel="00000000" w:rsidP="00000000" w:rsidRDefault="00000000" w:rsidRPr="00000000" w14:paraId="00000047">
          <w:pPr>
            <w:numPr>
              <w:ilvl w:val="1"/>
              <w:numId w:val="6"/>
            </w:numPr>
            <w:ind w:left="502" w:hanging="360"/>
            <w:rPr>
              <w:ins w:author="Rossi Rossi" w:id="18" w:date="2026-09-22T06:56:59Z"/>
            </w:rPr>
          </w:pPr>
          <w:sdt>
            <w:sdtPr>
              <w:id w:val="1515561991"/>
              <w:tag w:val="goog_rdk_170"/>
            </w:sdtPr>
            <w:sdtContent>
              <w:ins w:author="Rossi Rossi" w:id="18" w:date="2026-09-22T06:56:59Z"/>
              <w:sdt>
                <w:sdtPr>
                  <w:id w:val="775839626"/>
                  <w:tag w:val="goog_rdk_17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com.google.genai.gaos.models.interactions.CreateModelInteraction;</w:t>
                    </w:r>
                  </w:ins>
                </w:sdtContent>
              </w:sdt>
              <w:ins w:author="Rossi Rossi" w:id="18" w:date="2026-09-22T06:56:59Z"/>
            </w:sdtContent>
          </w:sdt>
        </w:p>
      </w:sdtContent>
    </w:sdt>
    <w:sdt>
      <w:sdtPr>
        <w:id w:val="-25036959"/>
        <w:tag w:val="goog_rdk_175"/>
      </w:sdtPr>
      <w:sdtContent>
        <w:p w:rsidR="00000000" w:rsidDel="00000000" w:rsidP="00000000" w:rsidRDefault="00000000" w:rsidRPr="00000000" w14:paraId="00000048">
          <w:pPr>
            <w:numPr>
              <w:ilvl w:val="1"/>
              <w:numId w:val="6"/>
            </w:numPr>
            <w:ind w:left="502" w:hanging="360"/>
            <w:rPr>
              <w:ins w:author="Rossi Rossi" w:id="18" w:date="2026-09-22T06:56:59Z"/>
            </w:rPr>
          </w:pPr>
          <w:sdt>
            <w:sdtPr>
              <w:id w:val="1128029209"/>
              <w:tag w:val="goog_rdk_173"/>
            </w:sdtPr>
            <w:sdtContent>
              <w:ins w:author="Rossi Rossi" w:id="18" w:date="2026-09-22T06:56:59Z"/>
              <w:sdt>
                <w:sdtPr>
                  <w:id w:val="1313016241"/>
                  <w:tag w:val="goog_rdk_17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com.google.genai.gaos.models.interactions.Interaction;</w:t>
                    </w:r>
                  </w:ins>
                </w:sdtContent>
              </w:sdt>
              <w:ins w:author="Rossi Rossi" w:id="18" w:date="2026-09-22T06:56:59Z"/>
            </w:sdtContent>
          </w:sdt>
        </w:p>
      </w:sdtContent>
    </w:sdt>
    <w:sdt>
      <w:sdtPr>
        <w:id w:val="1926681822"/>
        <w:tag w:val="goog_rdk_178"/>
      </w:sdtPr>
      <w:sdtContent>
        <w:p w:rsidR="00000000" w:rsidDel="00000000" w:rsidP="00000000" w:rsidRDefault="00000000" w:rsidRPr="00000000" w14:paraId="00000049">
          <w:pPr>
            <w:numPr>
              <w:ilvl w:val="1"/>
              <w:numId w:val="6"/>
            </w:numPr>
            <w:ind w:left="502" w:hanging="360"/>
            <w:rPr>
              <w:ins w:author="Rossi Rossi" w:id="18" w:date="2026-09-22T06:56:59Z"/>
            </w:rPr>
          </w:pPr>
          <w:sdt>
            <w:sdtPr>
              <w:id w:val="791452786"/>
              <w:tag w:val="goog_rdk_176"/>
            </w:sdtPr>
            <w:sdtContent>
              <w:ins w:author="Rossi Rossi" w:id="18" w:date="2026-09-22T06:56:59Z"/>
              <w:sdt>
                <w:sdtPr>
                  <w:id w:val="34462115"/>
                  <w:tag w:val="goog_rdk_17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com.google.genai.gaos.models.interactions.InteractionsInput;</w:t>
                    </w:r>
                  </w:ins>
                </w:sdtContent>
              </w:sdt>
              <w:ins w:author="Rossi Rossi" w:id="18" w:date="2026-09-22T06:56:59Z"/>
            </w:sdtContent>
          </w:sdt>
        </w:p>
      </w:sdtContent>
    </w:sdt>
    <w:sdt>
      <w:sdtPr>
        <w:id w:val="473541257"/>
        <w:tag w:val="goog_rdk_181"/>
      </w:sdtPr>
      <w:sdtContent>
        <w:p w:rsidR="00000000" w:rsidDel="00000000" w:rsidP="00000000" w:rsidRDefault="00000000" w:rsidRPr="00000000" w14:paraId="0000004A">
          <w:pPr>
            <w:numPr>
              <w:ilvl w:val="1"/>
              <w:numId w:val="6"/>
            </w:numPr>
            <w:ind w:left="502" w:hanging="360"/>
            <w:rPr>
              <w:ins w:author="Rossi Rossi" w:id="18" w:date="2026-09-22T06:56:59Z"/>
            </w:rPr>
          </w:pPr>
          <w:sdt>
            <w:sdtPr>
              <w:id w:val="-1766976434"/>
              <w:tag w:val="goog_rdk_179"/>
            </w:sdtPr>
            <w:sdtContent>
              <w:ins w:author="Rossi Rossi" w:id="18" w:date="2026-09-22T06:56:59Z"/>
              <w:sdt>
                <w:sdtPr>
                  <w:id w:val="-1995817884"/>
                  <w:tag w:val="goog_rdk_18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com.google.genai.gaos.models.interactions.Model;</w:t>
                    </w:r>
                  </w:ins>
                </w:sdtContent>
              </w:sdt>
              <w:ins w:author="Rossi Rossi" w:id="18" w:date="2026-09-22T06:56:59Z"/>
            </w:sdtContent>
          </w:sdt>
        </w:p>
      </w:sdtContent>
    </w:sdt>
    <w:sdt>
      <w:sdtPr>
        <w:id w:val="-1818669589"/>
        <w:tag w:val="goog_rdk_184"/>
      </w:sdtPr>
      <w:sdtContent>
        <w:p w:rsidR="00000000" w:rsidDel="00000000" w:rsidP="00000000" w:rsidRDefault="00000000" w:rsidRPr="00000000" w14:paraId="0000004B">
          <w:pPr>
            <w:numPr>
              <w:ilvl w:val="1"/>
              <w:numId w:val="6"/>
            </w:numPr>
            <w:ind w:left="502" w:hanging="360"/>
            <w:rPr>
              <w:ins w:author="Rossi Rossi" w:id="18" w:date="2026-09-22T06:56:59Z"/>
            </w:rPr>
          </w:pPr>
          <w:sdt>
            <w:sdtPr>
              <w:id w:val="274820649"/>
              <w:tag w:val="goog_rdk_182"/>
            </w:sdtPr>
            <w:sdtContent>
              <w:ins w:author="Rossi Rossi" w:id="18" w:date="2026-09-22T06:56:59Z"/>
              <w:sdt>
                <w:sdtPr>
                  <w:id w:val="1714469819"/>
                  <w:tag w:val="goog_rdk_18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com.google.genai.gaos.models.operations.CreateInteractionRequestBody;</w:t>
                    </w:r>
                  </w:ins>
                </w:sdtContent>
              </w:sdt>
              <w:ins w:author="Rossi Rossi" w:id="18" w:date="2026-09-22T06:56:59Z"/>
            </w:sdtContent>
          </w:sdt>
        </w:p>
      </w:sdtContent>
    </w:sdt>
    <w:sdt>
      <w:sdtPr>
        <w:id w:val="722226957"/>
        <w:tag w:val="goog_rdk_187"/>
      </w:sdtPr>
      <w:sdtContent>
        <w:p w:rsidR="00000000" w:rsidDel="00000000" w:rsidP="00000000" w:rsidRDefault="00000000" w:rsidRPr="00000000" w14:paraId="0000004C">
          <w:pPr>
            <w:numPr>
              <w:ilvl w:val="1"/>
              <w:numId w:val="6"/>
            </w:numPr>
            <w:ind w:left="502" w:hanging="360"/>
            <w:rPr>
              <w:ins w:author="Rossi Rossi" w:id="18" w:date="2026-09-22T06:56:59Z"/>
            </w:rPr>
          </w:pPr>
          <w:sdt>
            <w:sdtPr>
              <w:id w:val="1536895820"/>
              <w:tag w:val="goog_rdk_185"/>
            </w:sdtPr>
            <w:sdtContent>
              <w:ins w:author="Rossi Rossi" w:id="18" w:date="2026-09-22T06:56:59Z"/>
              <w:sdt>
                <w:sdtPr>
                  <w:id w:val="1982361040"/>
                  <w:tag w:val="goog_rdk_18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41204546"/>
        <w:tag w:val="goog_rdk_190"/>
      </w:sdtPr>
      <w:sdtContent>
        <w:p w:rsidR="00000000" w:rsidDel="00000000" w:rsidP="00000000" w:rsidRDefault="00000000" w:rsidRPr="00000000" w14:paraId="0000004D">
          <w:pPr>
            <w:numPr>
              <w:ilvl w:val="1"/>
              <w:numId w:val="6"/>
            </w:numPr>
            <w:ind w:left="502" w:hanging="360"/>
            <w:rPr>
              <w:ins w:author="Rossi Rossi" w:id="18" w:date="2026-09-22T06:56:59Z"/>
            </w:rPr>
          </w:pPr>
          <w:sdt>
            <w:sdtPr>
              <w:id w:val="1271763482"/>
              <w:tag w:val="goog_rdk_188"/>
            </w:sdtPr>
            <w:sdtContent>
              <w:ins w:author="Rossi Rossi" w:id="18" w:date="2026-09-22T06:56:59Z"/>
              <w:sdt>
                <w:sdtPr>
                  <w:id w:val="1358297002"/>
                  <w:tag w:val="goog_rdk_18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 client = Client.builder().apiKey("YOUR_API_KEY").build();</w:t>
                    </w:r>
                  </w:ins>
                </w:sdtContent>
              </w:sdt>
              <w:ins w:author="Rossi Rossi" w:id="18" w:date="2026-09-22T06:56:59Z"/>
            </w:sdtContent>
          </w:sdt>
        </w:p>
      </w:sdtContent>
    </w:sdt>
    <w:sdt>
      <w:sdtPr>
        <w:id w:val="-1304618631"/>
        <w:tag w:val="goog_rdk_193"/>
      </w:sdtPr>
      <w:sdtContent>
        <w:p w:rsidR="00000000" w:rsidDel="00000000" w:rsidP="00000000" w:rsidRDefault="00000000" w:rsidRPr="00000000" w14:paraId="0000004E">
          <w:pPr>
            <w:numPr>
              <w:ilvl w:val="1"/>
              <w:numId w:val="6"/>
            </w:numPr>
            <w:ind w:left="502" w:hanging="360"/>
            <w:rPr>
              <w:ins w:author="Rossi Rossi" w:id="18" w:date="2026-09-22T06:56:59Z"/>
            </w:rPr>
          </w:pPr>
          <w:sdt>
            <w:sdtPr>
              <w:id w:val="-1718376322"/>
              <w:tag w:val="goog_rdk_191"/>
            </w:sdtPr>
            <w:sdtContent>
              <w:ins w:author="Rossi Rossi" w:id="18" w:date="2026-09-22T06:56:59Z"/>
              <w:sdt>
                <w:sdtPr>
                  <w:id w:val="626662304"/>
                  <w:tag w:val="goog_rdk_19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47200481"/>
        <w:tag w:val="goog_rdk_196"/>
      </w:sdtPr>
      <w:sdtContent>
        <w:p w:rsidR="00000000" w:rsidDel="00000000" w:rsidP="00000000" w:rsidRDefault="00000000" w:rsidRPr="00000000" w14:paraId="0000004F">
          <w:pPr>
            <w:numPr>
              <w:ilvl w:val="1"/>
              <w:numId w:val="6"/>
            </w:numPr>
            <w:ind w:left="502" w:hanging="360"/>
            <w:rPr>
              <w:ins w:author="Rossi Rossi" w:id="18" w:date="2026-09-22T06:56:59Z"/>
            </w:rPr>
          </w:pPr>
          <w:sdt>
            <w:sdtPr>
              <w:id w:val="-1502658095"/>
              <w:tag w:val="goog_rdk_194"/>
            </w:sdtPr>
            <w:sdtContent>
              <w:ins w:author="Rossi Rossi" w:id="18" w:date="2026-09-22T06:56:59Z"/>
              <w:sdt>
                <w:sdtPr>
                  <w:id w:val="507632270"/>
                  <w:tag w:val="goog_rdk_19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CreateModelInteraction params =</w:t>
                    </w:r>
                  </w:ins>
                </w:sdtContent>
              </w:sdt>
              <w:ins w:author="Rossi Rossi" w:id="18" w:date="2026-09-22T06:56:59Z"/>
            </w:sdtContent>
          </w:sdt>
        </w:p>
      </w:sdtContent>
    </w:sdt>
    <w:sdt>
      <w:sdtPr>
        <w:id w:val="-1040612264"/>
        <w:tag w:val="goog_rdk_199"/>
      </w:sdtPr>
      <w:sdtContent>
        <w:p w:rsidR="00000000" w:rsidDel="00000000" w:rsidP="00000000" w:rsidRDefault="00000000" w:rsidRPr="00000000" w14:paraId="00000050">
          <w:pPr>
            <w:numPr>
              <w:ilvl w:val="1"/>
              <w:numId w:val="6"/>
            </w:numPr>
            <w:ind w:left="502" w:hanging="360"/>
            <w:rPr>
              <w:ins w:author="Rossi Rossi" w:id="18" w:date="2026-09-22T06:56:59Z"/>
            </w:rPr>
          </w:pPr>
          <w:sdt>
            <w:sdtPr>
              <w:id w:val="277617469"/>
              <w:tag w:val="goog_rdk_197"/>
            </w:sdtPr>
            <w:sdtContent>
              <w:ins w:author="Rossi Rossi" w:id="18" w:date="2026-09-22T06:56:59Z"/>
              <w:sdt>
                <w:sdtPr>
                  <w:id w:val="1290413364"/>
                  <w:tag w:val="goog_rdk_19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CreateModelInteraction.builder()</w:t>
                    </w:r>
                  </w:ins>
                </w:sdtContent>
              </w:sdt>
              <w:ins w:author="Rossi Rossi" w:id="18" w:date="2026-09-22T06:56:59Z"/>
            </w:sdtContent>
          </w:sdt>
        </w:p>
      </w:sdtContent>
    </w:sdt>
    <w:sdt>
      <w:sdtPr>
        <w:id w:val="-912309104"/>
        <w:tag w:val="goog_rdk_202"/>
      </w:sdtPr>
      <w:sdtContent>
        <w:p w:rsidR="00000000" w:rsidDel="00000000" w:rsidP="00000000" w:rsidRDefault="00000000" w:rsidRPr="00000000" w14:paraId="00000051">
          <w:pPr>
            <w:numPr>
              <w:ilvl w:val="1"/>
              <w:numId w:val="6"/>
            </w:numPr>
            <w:ind w:left="502" w:hanging="360"/>
            <w:rPr>
              <w:ins w:author="Rossi Rossi" w:id="18" w:date="2026-09-22T06:56:59Z"/>
            </w:rPr>
          </w:pPr>
          <w:sdt>
            <w:sdtPr>
              <w:id w:val="-1944451228"/>
              <w:tag w:val="goog_rdk_200"/>
            </w:sdtPr>
            <w:sdtContent>
              <w:ins w:author="Rossi Rossi" w:id="18" w:date="2026-09-22T06:56:59Z"/>
              <w:sdt>
                <w:sdtPr>
                  <w:id w:val="77142898"/>
                  <w:tag w:val="goog_rdk_20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.model(Model.of("gemini-3.8-flash"))</w:t>
                    </w:r>
                  </w:ins>
                </w:sdtContent>
              </w:sdt>
              <w:ins w:author="Rossi Rossi" w:id="18" w:date="2026-09-22T06:56:59Z"/>
            </w:sdtContent>
          </w:sdt>
        </w:p>
      </w:sdtContent>
    </w:sdt>
    <w:sdt>
      <w:sdtPr>
        <w:id w:val="-680042252"/>
        <w:tag w:val="goog_rdk_205"/>
      </w:sdtPr>
      <w:sdtContent>
        <w:p w:rsidR="00000000" w:rsidDel="00000000" w:rsidP="00000000" w:rsidRDefault="00000000" w:rsidRPr="00000000" w14:paraId="00000052">
          <w:pPr>
            <w:numPr>
              <w:ilvl w:val="1"/>
              <w:numId w:val="6"/>
            </w:numPr>
            <w:ind w:left="502" w:hanging="360"/>
            <w:rPr>
              <w:ins w:author="Rossi Rossi" w:id="18" w:date="2026-09-22T06:56:59Z"/>
            </w:rPr>
          </w:pPr>
          <w:sdt>
            <w:sdtPr>
              <w:id w:val="-670028885"/>
              <w:tag w:val="goog_rdk_203"/>
            </w:sdtPr>
            <w:sdtContent>
              <w:ins w:author="Rossi Rossi" w:id="18" w:date="2026-09-22T06:56:59Z"/>
              <w:sdt>
                <w:sdtPr>
                  <w:id w:val="-1894851357"/>
                  <w:tag w:val="goog_rdk_20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.input(InteractionsInput.of("Explain how AI works in a few sentences."))</w:t>
                    </w:r>
                  </w:ins>
                </w:sdtContent>
              </w:sdt>
              <w:ins w:author="Rossi Rossi" w:id="18" w:date="2026-09-22T06:56:59Z"/>
            </w:sdtContent>
          </w:sdt>
        </w:p>
      </w:sdtContent>
    </w:sdt>
    <w:sdt>
      <w:sdtPr>
        <w:id w:val="2133915641"/>
        <w:tag w:val="goog_rdk_208"/>
      </w:sdtPr>
      <w:sdtContent>
        <w:p w:rsidR="00000000" w:rsidDel="00000000" w:rsidP="00000000" w:rsidRDefault="00000000" w:rsidRPr="00000000" w14:paraId="00000053">
          <w:pPr>
            <w:numPr>
              <w:ilvl w:val="1"/>
              <w:numId w:val="6"/>
            </w:numPr>
            <w:ind w:left="502" w:hanging="360"/>
            <w:rPr>
              <w:ins w:author="Rossi Rossi" w:id="18" w:date="2026-09-22T06:56:59Z"/>
            </w:rPr>
          </w:pPr>
          <w:sdt>
            <w:sdtPr>
              <w:id w:val="-865383313"/>
              <w:tag w:val="goog_rdk_206"/>
            </w:sdtPr>
            <w:sdtContent>
              <w:ins w:author="Rossi Rossi" w:id="18" w:date="2026-09-22T06:56:59Z"/>
              <w:sdt>
                <w:sdtPr>
                  <w:id w:val="588245736"/>
                  <w:tag w:val="goog_rdk_20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.build();</w:t>
                    </w:r>
                  </w:ins>
                </w:sdtContent>
              </w:sdt>
              <w:ins w:author="Rossi Rossi" w:id="18" w:date="2026-09-22T06:56:59Z"/>
            </w:sdtContent>
          </w:sdt>
        </w:p>
      </w:sdtContent>
    </w:sdt>
    <w:sdt>
      <w:sdtPr>
        <w:id w:val="1152837282"/>
        <w:tag w:val="goog_rdk_211"/>
      </w:sdtPr>
      <w:sdtContent>
        <w:p w:rsidR="00000000" w:rsidDel="00000000" w:rsidP="00000000" w:rsidRDefault="00000000" w:rsidRPr="00000000" w14:paraId="00000054">
          <w:pPr>
            <w:numPr>
              <w:ilvl w:val="1"/>
              <w:numId w:val="6"/>
            </w:numPr>
            <w:ind w:left="502" w:hanging="360"/>
            <w:rPr>
              <w:ins w:author="Rossi Rossi" w:id="18" w:date="2026-09-22T06:56:59Z"/>
            </w:rPr>
          </w:pPr>
          <w:sdt>
            <w:sdtPr>
              <w:id w:val="1882794420"/>
              <w:tag w:val="goog_rdk_209"/>
            </w:sdtPr>
            <w:sdtContent>
              <w:ins w:author="Rossi Rossi" w:id="18" w:date="2026-09-22T06:56:59Z"/>
              <w:sdt>
                <w:sdtPr>
                  <w:id w:val="279647948"/>
                  <w:tag w:val="goog_rdk_21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63936757"/>
        <w:tag w:val="goog_rdk_214"/>
      </w:sdtPr>
      <w:sdtContent>
        <w:p w:rsidR="00000000" w:rsidDel="00000000" w:rsidP="00000000" w:rsidRDefault="00000000" w:rsidRPr="00000000" w14:paraId="00000055">
          <w:pPr>
            <w:numPr>
              <w:ilvl w:val="1"/>
              <w:numId w:val="6"/>
            </w:numPr>
            <w:ind w:left="502" w:hanging="360"/>
            <w:rPr>
              <w:ins w:author="Rossi Rossi" w:id="18" w:date="2026-09-22T06:56:59Z"/>
            </w:rPr>
          </w:pPr>
          <w:sdt>
            <w:sdtPr>
              <w:id w:val="-1107104965"/>
              <w:tag w:val="goog_rdk_212"/>
            </w:sdtPr>
            <w:sdtContent>
              <w:ins w:author="Rossi Rossi" w:id="18" w:date="2026-09-22T06:56:59Z"/>
              <w:sdt>
                <w:sdtPr>
                  <w:id w:val="689767551"/>
                  <w:tag w:val="goog_rdk_21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Interaction interaction =</w:t>
                    </w:r>
                  </w:ins>
                </w:sdtContent>
              </w:sdt>
              <w:ins w:author="Rossi Rossi" w:id="18" w:date="2026-09-22T06:56:59Z"/>
            </w:sdtContent>
          </w:sdt>
        </w:p>
      </w:sdtContent>
    </w:sdt>
    <w:sdt>
      <w:sdtPr>
        <w:id w:val="1290322730"/>
        <w:tag w:val="goog_rdk_217"/>
      </w:sdtPr>
      <w:sdtContent>
        <w:p w:rsidR="00000000" w:rsidDel="00000000" w:rsidP="00000000" w:rsidRDefault="00000000" w:rsidRPr="00000000" w14:paraId="00000056">
          <w:pPr>
            <w:numPr>
              <w:ilvl w:val="1"/>
              <w:numId w:val="6"/>
            </w:numPr>
            <w:ind w:left="502" w:hanging="360"/>
            <w:rPr>
              <w:ins w:author="Rossi Rossi" w:id="18" w:date="2026-09-22T06:56:59Z"/>
            </w:rPr>
          </w:pPr>
          <w:sdt>
            <w:sdtPr>
              <w:id w:val="1030266285"/>
              <w:tag w:val="goog_rdk_215"/>
            </w:sdtPr>
            <w:sdtContent>
              <w:ins w:author="Rossi Rossi" w:id="18" w:date="2026-09-22T06:56:59Z"/>
              <w:sdt>
                <w:sdtPr>
                  <w:id w:val="-2106377825"/>
                  <w:tag w:val="goog_rdk_21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client.interactions.create(CreateInteractionRequestBody.of(params)).interaction().get();</w:t>
                    </w:r>
                  </w:ins>
                </w:sdtContent>
              </w:sdt>
              <w:ins w:author="Rossi Rossi" w:id="18" w:date="2026-09-22T06:56:59Z"/>
            </w:sdtContent>
          </w:sdt>
        </w:p>
      </w:sdtContent>
    </w:sdt>
    <w:sdt>
      <w:sdtPr>
        <w:id w:val="-452639402"/>
        <w:tag w:val="goog_rdk_220"/>
      </w:sdtPr>
      <w:sdtContent>
        <w:p w:rsidR="00000000" w:rsidDel="00000000" w:rsidP="00000000" w:rsidRDefault="00000000" w:rsidRPr="00000000" w14:paraId="00000057">
          <w:pPr>
            <w:numPr>
              <w:ilvl w:val="1"/>
              <w:numId w:val="6"/>
            </w:numPr>
            <w:ind w:left="502" w:hanging="360"/>
            <w:rPr>
              <w:ins w:author="Rossi Rossi" w:id="18" w:date="2026-09-22T06:56:59Z"/>
            </w:rPr>
          </w:pPr>
          <w:sdt>
            <w:sdtPr>
              <w:id w:val="-520110483"/>
              <w:tag w:val="goog_rdk_218"/>
            </w:sdtPr>
            <w:sdtContent>
              <w:ins w:author="Rossi Rossi" w:id="18" w:date="2026-09-22T06:56:59Z"/>
              <w:sdt>
                <w:sdtPr>
                  <w:id w:val="-649019778"/>
                  <w:tag w:val="goog_rdk_21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719151099"/>
        <w:tag w:val="goog_rdk_223"/>
      </w:sdtPr>
      <w:sdtContent>
        <w:p w:rsidR="00000000" w:rsidDel="00000000" w:rsidP="00000000" w:rsidRDefault="00000000" w:rsidRPr="00000000" w14:paraId="00000058">
          <w:pPr>
            <w:numPr>
              <w:ilvl w:val="1"/>
              <w:numId w:val="6"/>
            </w:numPr>
            <w:ind w:left="502" w:hanging="360"/>
            <w:rPr>
              <w:ins w:author="Rossi Rossi" w:id="18" w:date="2026-09-22T06:56:59Z"/>
            </w:rPr>
          </w:pPr>
          <w:sdt>
            <w:sdtPr>
              <w:id w:val="-1480140743"/>
              <w:tag w:val="goog_rdk_221"/>
            </w:sdtPr>
            <w:sdtContent>
              <w:ins w:author="Rossi Rossi" w:id="18" w:date="2026-09-22T06:56:59Z"/>
              <w:sdt>
                <w:sdtPr>
                  <w:id w:val="-42578433"/>
                  <w:tag w:val="goog_rdk_22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System.out.println(interaction.outputText().orElse(""));</w:t>
                    </w:r>
                  </w:ins>
                </w:sdtContent>
              </w:sdt>
              <w:ins w:author="Rossi Rossi" w:id="18" w:date="2026-09-22T06:56:59Z"/>
            </w:sdtContent>
          </w:sdt>
        </w:p>
      </w:sdtContent>
    </w:sdt>
    <w:sdt>
      <w:sdtPr>
        <w:id w:val="-997864668"/>
        <w:tag w:val="goog_rdk_226"/>
      </w:sdtPr>
      <w:sdtContent>
        <w:p w:rsidR="00000000" w:rsidDel="00000000" w:rsidP="00000000" w:rsidRDefault="00000000" w:rsidRPr="00000000" w14:paraId="00000059">
          <w:pPr>
            <w:numPr>
              <w:ilvl w:val="1"/>
              <w:numId w:val="6"/>
            </w:numPr>
            <w:ind w:left="502" w:hanging="360"/>
            <w:rPr>
              <w:ins w:author="Rossi Rossi" w:id="18" w:date="2026-09-22T06:56:59Z"/>
            </w:rPr>
          </w:pPr>
          <w:sdt>
            <w:sdtPr>
              <w:id w:val="1505767500"/>
              <w:tag w:val="goog_rdk_224"/>
            </w:sdtPr>
            <w:sdtContent>
              <w:ins w:author="Rossi Rossi" w:id="18" w:date="2026-09-22T06:56:59Z"/>
              <w:sdt>
                <w:sdtPr>
                  <w:id w:val="-403695727"/>
                  <w:tag w:val="goog_rdk_22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04626199"/>
        <w:tag w:val="goog_rdk_229"/>
      </w:sdtPr>
      <w:sdtContent>
        <w:p w:rsidR="00000000" w:rsidDel="00000000" w:rsidP="00000000" w:rsidRDefault="00000000" w:rsidRPr="00000000" w14:paraId="0000005A">
          <w:pPr>
            <w:numPr>
              <w:ilvl w:val="1"/>
              <w:numId w:val="6"/>
            </w:numPr>
            <w:ind w:left="502" w:hanging="360"/>
            <w:rPr>
              <w:ins w:author="Rossi Rossi" w:id="18" w:date="2026-09-22T06:56:59Z"/>
            </w:rPr>
          </w:pPr>
          <w:sdt>
            <w:sdtPr>
              <w:id w:val="1468367383"/>
              <w:tag w:val="goog_rdk_227"/>
            </w:sdtPr>
            <w:sdtContent>
              <w:ins w:author="Rossi Rossi" w:id="18" w:date="2026-09-22T06:56:59Z"/>
              <w:sdt>
                <w:sdtPr>
                  <w:id w:val="1410010780"/>
                  <w:tag w:val="goog_rdk_22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REST</w:t>
                    </w:r>
                  </w:ins>
                </w:sdtContent>
              </w:sdt>
              <w:ins w:author="Rossi Rossi" w:id="18" w:date="2026-09-22T06:56:59Z"/>
            </w:sdtContent>
          </w:sdt>
        </w:p>
      </w:sdtContent>
    </w:sdt>
    <w:sdt>
      <w:sdtPr>
        <w:id w:val="-29425771"/>
        <w:tag w:val="goog_rdk_232"/>
      </w:sdtPr>
      <w:sdtContent>
        <w:p w:rsidR="00000000" w:rsidDel="00000000" w:rsidP="00000000" w:rsidRDefault="00000000" w:rsidRPr="00000000" w14:paraId="0000005B">
          <w:pPr>
            <w:numPr>
              <w:ilvl w:val="1"/>
              <w:numId w:val="6"/>
            </w:numPr>
            <w:ind w:left="502" w:hanging="360"/>
            <w:rPr>
              <w:ins w:author="Rossi Rossi" w:id="18" w:date="2026-09-22T06:56:59Z"/>
            </w:rPr>
          </w:pPr>
          <w:sdt>
            <w:sdtPr>
              <w:id w:val="-588854179"/>
              <w:tag w:val="goog_rdk_230"/>
            </w:sdtPr>
            <w:sdtContent>
              <w:ins w:author="Rossi Rossi" w:id="18" w:date="2026-09-22T06:56:59Z"/>
              <w:sdt>
                <w:sdtPr>
                  <w:id w:val="-160183594"/>
                  <w:tag w:val="goog_rdk_23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4093140"/>
        <w:tag w:val="goog_rdk_235"/>
      </w:sdtPr>
      <w:sdtContent>
        <w:p w:rsidR="00000000" w:rsidDel="00000000" w:rsidP="00000000" w:rsidRDefault="00000000" w:rsidRPr="00000000" w14:paraId="0000005C">
          <w:pPr>
            <w:numPr>
              <w:ilvl w:val="1"/>
              <w:numId w:val="6"/>
            </w:numPr>
            <w:ind w:left="502" w:hanging="360"/>
            <w:rPr>
              <w:ins w:author="Rossi Rossi" w:id="18" w:date="2026-09-22T06:56:59Z"/>
            </w:rPr>
          </w:pPr>
          <w:sdt>
            <w:sdtPr>
              <w:id w:val="1189489863"/>
              <w:tag w:val="goog_rdk_233"/>
            </w:sdtPr>
            <w:sdtContent>
              <w:ins w:author="Rossi Rossi" w:id="18" w:date="2026-09-22T06:56:59Z"/>
              <w:sdt>
                <w:sdtPr>
                  <w:id w:val="-1205798580"/>
                  <w:tag w:val="goog_rdk_23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curl "https://generativelanguage.googleapis.com/v1beta/interactions" \</w:t>
                    </w:r>
                  </w:ins>
                </w:sdtContent>
              </w:sdt>
              <w:ins w:author="Rossi Rossi" w:id="18" w:date="2026-09-22T06:56:59Z"/>
            </w:sdtContent>
          </w:sdt>
        </w:p>
      </w:sdtContent>
    </w:sdt>
    <w:sdt>
      <w:sdtPr>
        <w:id w:val="1426369701"/>
        <w:tag w:val="goog_rdk_238"/>
      </w:sdtPr>
      <w:sdtContent>
        <w:p w:rsidR="00000000" w:rsidDel="00000000" w:rsidP="00000000" w:rsidRDefault="00000000" w:rsidRPr="00000000" w14:paraId="0000005D">
          <w:pPr>
            <w:numPr>
              <w:ilvl w:val="1"/>
              <w:numId w:val="6"/>
            </w:numPr>
            <w:ind w:left="502" w:hanging="360"/>
            <w:rPr>
              <w:ins w:author="Rossi Rossi" w:id="18" w:date="2026-09-22T06:56:59Z"/>
            </w:rPr>
          </w:pPr>
          <w:sdt>
            <w:sdtPr>
              <w:id w:val="-442315372"/>
              <w:tag w:val="goog_rdk_236"/>
            </w:sdtPr>
            <w:sdtContent>
              <w:ins w:author="Rossi Rossi" w:id="18" w:date="2026-09-22T06:56:59Z"/>
              <w:sdt>
                <w:sdtPr>
                  <w:id w:val="-1393861514"/>
                  <w:tag w:val="goog_rdk_23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-H 'Content-Type: application/json' \</w:t>
                    </w:r>
                  </w:ins>
                </w:sdtContent>
              </w:sdt>
              <w:ins w:author="Rossi Rossi" w:id="18" w:date="2026-09-22T06:56:59Z"/>
            </w:sdtContent>
          </w:sdt>
        </w:p>
      </w:sdtContent>
    </w:sdt>
    <w:sdt>
      <w:sdtPr>
        <w:id w:val="1756942565"/>
        <w:tag w:val="goog_rdk_241"/>
      </w:sdtPr>
      <w:sdtContent>
        <w:p w:rsidR="00000000" w:rsidDel="00000000" w:rsidP="00000000" w:rsidRDefault="00000000" w:rsidRPr="00000000" w14:paraId="0000005E">
          <w:pPr>
            <w:numPr>
              <w:ilvl w:val="1"/>
              <w:numId w:val="6"/>
            </w:numPr>
            <w:ind w:left="502" w:hanging="360"/>
            <w:rPr>
              <w:ins w:author="Rossi Rossi" w:id="18" w:date="2026-09-22T06:56:59Z"/>
            </w:rPr>
          </w:pPr>
          <w:sdt>
            <w:sdtPr>
              <w:id w:val="-1559961260"/>
              <w:tag w:val="goog_rdk_239"/>
            </w:sdtPr>
            <w:sdtContent>
              <w:ins w:author="Rossi Rossi" w:id="18" w:date="2026-09-22T06:56:59Z"/>
              <w:sdt>
                <w:sdtPr>
                  <w:id w:val="-671785692"/>
                  <w:tag w:val="goog_rdk_24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-H "x-goog-api-key: YOUR_API_KEY" \</w:t>
                    </w:r>
                  </w:ins>
                </w:sdtContent>
              </w:sdt>
              <w:ins w:author="Rossi Rossi" w:id="18" w:date="2026-09-22T06:56:59Z"/>
            </w:sdtContent>
          </w:sdt>
        </w:p>
      </w:sdtContent>
    </w:sdt>
    <w:sdt>
      <w:sdtPr>
        <w:id w:val="-1889281652"/>
        <w:tag w:val="goog_rdk_244"/>
      </w:sdtPr>
      <w:sdtContent>
        <w:p w:rsidR="00000000" w:rsidDel="00000000" w:rsidP="00000000" w:rsidRDefault="00000000" w:rsidRPr="00000000" w14:paraId="0000005F">
          <w:pPr>
            <w:numPr>
              <w:ilvl w:val="1"/>
              <w:numId w:val="6"/>
            </w:numPr>
            <w:ind w:left="502" w:hanging="360"/>
            <w:rPr>
              <w:ins w:author="Rossi Rossi" w:id="18" w:date="2026-09-22T06:56:59Z"/>
            </w:rPr>
          </w:pPr>
          <w:sdt>
            <w:sdtPr>
              <w:id w:val="1329377154"/>
              <w:tag w:val="goog_rdk_242"/>
            </w:sdtPr>
            <w:sdtContent>
              <w:ins w:author="Rossi Rossi" w:id="18" w:date="2026-09-22T06:56:59Z"/>
              <w:sdt>
                <w:sdtPr>
                  <w:id w:val="843328219"/>
                  <w:tag w:val="goog_rdk_24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-X POST \</w:t>
                    </w:r>
                  </w:ins>
                </w:sdtContent>
              </w:sdt>
              <w:ins w:author="Rossi Rossi" w:id="18" w:date="2026-09-22T06:56:59Z"/>
            </w:sdtContent>
          </w:sdt>
        </w:p>
      </w:sdtContent>
    </w:sdt>
    <w:sdt>
      <w:sdtPr>
        <w:id w:val="-1077865406"/>
        <w:tag w:val="goog_rdk_247"/>
      </w:sdtPr>
      <w:sdtContent>
        <w:p w:rsidR="00000000" w:rsidDel="00000000" w:rsidP="00000000" w:rsidRDefault="00000000" w:rsidRPr="00000000" w14:paraId="00000060">
          <w:pPr>
            <w:numPr>
              <w:ilvl w:val="1"/>
              <w:numId w:val="6"/>
            </w:numPr>
            <w:ind w:left="502" w:hanging="360"/>
            <w:rPr>
              <w:ins w:author="Rossi Rossi" w:id="18" w:date="2026-09-22T06:56:59Z"/>
            </w:rPr>
          </w:pPr>
          <w:sdt>
            <w:sdtPr>
              <w:id w:val="-1268338352"/>
              <w:tag w:val="goog_rdk_245"/>
            </w:sdtPr>
            <w:sdtContent>
              <w:ins w:author="Rossi Rossi" w:id="18" w:date="2026-09-22T06:56:59Z"/>
              <w:sdt>
                <w:sdtPr>
                  <w:id w:val="-768840677"/>
                  <w:tag w:val="goog_rdk_24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-d '{</w:t>
                    </w:r>
                  </w:ins>
                </w:sdtContent>
              </w:sdt>
              <w:ins w:author="Rossi Rossi" w:id="18" w:date="2026-09-22T06:56:59Z"/>
            </w:sdtContent>
          </w:sdt>
        </w:p>
      </w:sdtContent>
    </w:sdt>
    <w:sdt>
      <w:sdtPr>
        <w:id w:val="225369259"/>
        <w:tag w:val="goog_rdk_250"/>
      </w:sdtPr>
      <w:sdtContent>
        <w:p w:rsidR="00000000" w:rsidDel="00000000" w:rsidP="00000000" w:rsidRDefault="00000000" w:rsidRPr="00000000" w14:paraId="00000061">
          <w:pPr>
            <w:numPr>
              <w:ilvl w:val="1"/>
              <w:numId w:val="6"/>
            </w:numPr>
            <w:ind w:left="502" w:hanging="360"/>
            <w:rPr>
              <w:ins w:author="Rossi Rossi" w:id="18" w:date="2026-09-22T06:56:59Z"/>
            </w:rPr>
          </w:pPr>
          <w:sdt>
            <w:sdtPr>
              <w:id w:val="-1427718661"/>
              <w:tag w:val="goog_rdk_248"/>
            </w:sdtPr>
            <w:sdtContent>
              <w:ins w:author="Rossi Rossi" w:id="18" w:date="2026-09-22T06:56:59Z"/>
              <w:sdt>
                <w:sdtPr>
                  <w:id w:val="-2072740105"/>
                  <w:tag w:val="goog_rdk_24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 "gemini-3.8-flash",</w:t>
                    </w:r>
                  </w:ins>
                </w:sdtContent>
              </w:sdt>
              <w:ins w:author="Rossi Rossi" w:id="18" w:date="2026-09-22T06:56:59Z"/>
            </w:sdtContent>
          </w:sdt>
        </w:p>
      </w:sdtContent>
    </w:sdt>
    <w:sdt>
      <w:sdtPr>
        <w:id w:val="-387648663"/>
        <w:tag w:val="goog_rdk_253"/>
      </w:sdtPr>
      <w:sdtContent>
        <w:p w:rsidR="00000000" w:rsidDel="00000000" w:rsidP="00000000" w:rsidRDefault="00000000" w:rsidRPr="00000000" w14:paraId="00000062">
          <w:pPr>
            <w:numPr>
              <w:ilvl w:val="1"/>
              <w:numId w:val="6"/>
            </w:numPr>
            <w:ind w:left="502" w:hanging="360"/>
            <w:rPr>
              <w:ins w:author="Rossi Rossi" w:id="18" w:date="2026-09-22T06:56:59Z"/>
            </w:rPr>
          </w:pPr>
          <w:sdt>
            <w:sdtPr>
              <w:id w:val="1212958348"/>
              <w:tag w:val="goog_rdk_251"/>
            </w:sdtPr>
            <w:sdtContent>
              <w:ins w:author="Rossi Rossi" w:id="18" w:date="2026-09-22T06:56:59Z"/>
              <w:sdt>
                <w:sdtPr>
                  <w:id w:val="-1571927603"/>
                  <w:tag w:val="goog_rdk_25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18" w:date="2026-09-22T06:56:59Z"/>
            </w:sdtContent>
          </w:sdt>
        </w:p>
      </w:sdtContent>
    </w:sdt>
    <w:sdt>
      <w:sdtPr>
        <w:id w:val="-1448253012"/>
        <w:tag w:val="goog_rdk_256"/>
      </w:sdtPr>
      <w:sdtContent>
        <w:p w:rsidR="00000000" w:rsidDel="00000000" w:rsidP="00000000" w:rsidRDefault="00000000" w:rsidRPr="00000000" w14:paraId="00000063">
          <w:pPr>
            <w:numPr>
              <w:ilvl w:val="1"/>
              <w:numId w:val="6"/>
            </w:numPr>
            <w:ind w:left="502" w:hanging="360"/>
            <w:rPr>
              <w:ins w:author="Rossi Rossi" w:id="18" w:date="2026-09-22T06:56:59Z"/>
            </w:rPr>
          </w:pPr>
          <w:sdt>
            <w:sdtPr>
              <w:id w:val="-355359666"/>
              <w:tag w:val="goog_rdk_254"/>
            </w:sdtPr>
            <w:sdtContent>
              <w:ins w:author="Rossi Rossi" w:id="18" w:date="2026-09-22T06:56:59Z"/>
              <w:sdt>
                <w:sdtPr>
                  <w:id w:val="1904909255"/>
                  <w:tag w:val="goog_rdk_25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761129201"/>
        <w:tag w:val="goog_rdk_259"/>
      </w:sdtPr>
      <w:sdtContent>
        <w:p w:rsidR="00000000" w:rsidDel="00000000" w:rsidP="00000000" w:rsidRDefault="00000000" w:rsidRPr="00000000" w14:paraId="00000064">
          <w:pPr>
            <w:numPr>
              <w:ilvl w:val="1"/>
              <w:numId w:val="6"/>
            </w:numPr>
            <w:ind w:left="502" w:hanging="360"/>
            <w:rPr>
              <w:ins w:author="Rossi Rossi" w:id="18" w:date="2026-09-22T06:56:59Z"/>
            </w:rPr>
          </w:pPr>
          <w:sdt>
            <w:sdtPr>
              <w:id w:val="1405645682"/>
              <w:tag w:val="goog_rdk_257"/>
            </w:sdtPr>
            <w:sdtContent>
              <w:ins w:author="Rossi Rossi" w:id="18" w:date="2026-09-22T06:56:59Z"/>
              <w:sdt>
                <w:sdtPr>
                  <w:id w:val="-425190126"/>
                  <w:tag w:val="goog_rdk_25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4584608"/>
        <w:tag w:val="goog_rdk_262"/>
      </w:sdtPr>
      <w:sdtContent>
        <w:p w:rsidR="00000000" w:rsidDel="00000000" w:rsidP="00000000" w:rsidRDefault="00000000" w:rsidRPr="00000000" w14:paraId="00000065">
          <w:pPr>
            <w:numPr>
              <w:ilvl w:val="1"/>
              <w:numId w:val="6"/>
            </w:numPr>
            <w:ind w:left="502" w:hanging="360"/>
            <w:rPr>
              <w:ins w:author="Rossi Rossi" w:id="18" w:date="2026-09-22T06:56:59Z"/>
            </w:rPr>
          </w:pPr>
          <w:sdt>
            <w:sdtPr>
              <w:id w:val="998571915"/>
              <w:tag w:val="goog_rdk_260"/>
            </w:sdtPr>
            <w:sdtContent>
              <w:ins w:author="Rossi Rossi" w:id="18" w:date="2026-09-22T06:56:59Z"/>
              <w:sdt>
                <w:sdtPr>
                  <w:id w:val="849334129"/>
                  <w:tag w:val="goog_rdk_26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Security and secret management</w:t>
                    </w:r>
                  </w:ins>
                </w:sdtContent>
              </w:sdt>
              <w:ins w:author="Rossi Rossi" w:id="18" w:date="2026-09-22T06:56:59Z"/>
            </w:sdtContent>
          </w:sdt>
        </w:p>
      </w:sdtContent>
    </w:sdt>
    <w:sdt>
      <w:sdtPr>
        <w:id w:val="518463164"/>
        <w:tag w:val="goog_rdk_265"/>
      </w:sdtPr>
      <w:sdtContent>
        <w:p w:rsidR="00000000" w:rsidDel="00000000" w:rsidP="00000000" w:rsidRDefault="00000000" w:rsidRPr="00000000" w14:paraId="00000066">
          <w:pPr>
            <w:numPr>
              <w:ilvl w:val="1"/>
              <w:numId w:val="6"/>
            </w:numPr>
            <w:ind w:left="502" w:hanging="360"/>
            <w:rPr>
              <w:ins w:author="Rossi Rossi" w:id="18" w:date="2026-09-22T06:56:59Z"/>
            </w:rPr>
          </w:pPr>
          <w:sdt>
            <w:sdtPr>
              <w:id w:val="-912604723"/>
              <w:tag w:val="goog_rdk_263"/>
            </w:sdtPr>
            <w:sdtContent>
              <w:ins w:author="Rossi Rossi" w:id="18" w:date="2026-09-22T06:56:59Z"/>
              <w:sdt>
                <w:sdtPr>
                  <w:id w:val="546381313"/>
                  <w:tag w:val="goog_rdk_26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50848836"/>
        <w:tag w:val="goog_rdk_268"/>
      </w:sdtPr>
      <w:sdtContent>
        <w:p w:rsidR="00000000" w:rsidDel="00000000" w:rsidP="00000000" w:rsidRDefault="00000000" w:rsidRPr="00000000" w14:paraId="00000067">
          <w:pPr>
            <w:numPr>
              <w:ilvl w:val="1"/>
              <w:numId w:val="6"/>
            </w:numPr>
            <w:ind w:left="502" w:hanging="360"/>
            <w:rPr>
              <w:ins w:author="Rossi Rossi" w:id="18" w:date="2026-09-22T06:56:59Z"/>
            </w:rPr>
          </w:pPr>
          <w:sdt>
            <w:sdtPr>
              <w:id w:val="612101076"/>
              <w:tag w:val="goog_rdk_266"/>
            </w:sdtPr>
            <w:sdtContent>
              <w:ins w:author="Rossi Rossi" w:id="18" w:date="2026-09-22T06:56:59Z"/>
              <w:sdt>
                <w:sdtPr>
                  <w:id w:val="-374374318"/>
                  <w:tag w:val="goog_rdk_26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Treat your Gemini API key like a password. If compromised, others can consume</w:t>
                    </w:r>
                  </w:ins>
                </w:sdtContent>
              </w:sdt>
              <w:ins w:author="Rossi Rossi" w:id="18" w:date="2026-09-22T06:56:59Z"/>
            </w:sdtContent>
          </w:sdt>
        </w:p>
      </w:sdtContent>
    </w:sdt>
    <w:sdt>
      <w:sdtPr>
        <w:id w:val="1983754326"/>
        <w:tag w:val="goog_rdk_271"/>
      </w:sdtPr>
      <w:sdtContent>
        <w:p w:rsidR="00000000" w:rsidDel="00000000" w:rsidP="00000000" w:rsidRDefault="00000000" w:rsidRPr="00000000" w14:paraId="00000068">
          <w:pPr>
            <w:numPr>
              <w:ilvl w:val="1"/>
              <w:numId w:val="6"/>
            </w:numPr>
            <w:ind w:left="502" w:hanging="360"/>
            <w:rPr>
              <w:ins w:author="Rossi Rossi" w:id="18" w:date="2026-09-22T06:56:59Z"/>
            </w:rPr>
          </w:pPr>
          <w:sdt>
            <w:sdtPr>
              <w:id w:val="-607255344"/>
              <w:tag w:val="goog_rdk_269"/>
            </w:sdtPr>
            <w:sdtContent>
              <w:ins w:author="Rossi Rossi" w:id="18" w:date="2026-09-22T06:56:59Z"/>
              <w:sdt>
                <w:sdtPr>
                  <w:id w:val="-804018285"/>
                  <w:tag w:val="goog_rdk_27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your project's quota, incur unexpected billing charges, and access private</w:t>
                    </w:r>
                  </w:ins>
                </w:sdtContent>
              </w:sdt>
              <w:ins w:author="Rossi Rossi" w:id="18" w:date="2026-09-22T06:56:59Z"/>
            </w:sdtContent>
          </w:sdt>
        </w:p>
      </w:sdtContent>
    </w:sdt>
    <w:sdt>
      <w:sdtPr>
        <w:id w:val="963456356"/>
        <w:tag w:val="goog_rdk_274"/>
      </w:sdtPr>
      <w:sdtContent>
        <w:p w:rsidR="00000000" w:rsidDel="00000000" w:rsidP="00000000" w:rsidRDefault="00000000" w:rsidRPr="00000000" w14:paraId="00000069">
          <w:pPr>
            <w:numPr>
              <w:ilvl w:val="1"/>
              <w:numId w:val="6"/>
            </w:numPr>
            <w:ind w:left="502" w:hanging="360"/>
            <w:rPr>
              <w:ins w:author="Rossi Rossi" w:id="18" w:date="2026-09-22T06:56:59Z"/>
            </w:rPr>
          </w:pPr>
          <w:sdt>
            <w:sdtPr>
              <w:id w:val="1225102842"/>
              <w:tag w:val="goog_rdk_272"/>
            </w:sdtPr>
            <w:sdtContent>
              <w:ins w:author="Rossi Rossi" w:id="18" w:date="2026-09-22T06:56:59Z"/>
              <w:sdt>
                <w:sdtPr>
                  <w:id w:val="-2091761341"/>
                  <w:tag w:val="goog_rdk_27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resources.</w:t>
                    </w:r>
                  </w:ins>
                </w:sdtContent>
              </w:sdt>
              <w:ins w:author="Rossi Rossi" w:id="18" w:date="2026-09-22T06:56:59Z"/>
            </w:sdtContent>
          </w:sdt>
        </w:p>
      </w:sdtContent>
    </w:sdt>
    <w:sdt>
      <w:sdtPr>
        <w:id w:val="966297658"/>
        <w:tag w:val="goog_rdk_277"/>
      </w:sdtPr>
      <w:sdtContent>
        <w:p w:rsidR="00000000" w:rsidDel="00000000" w:rsidP="00000000" w:rsidRDefault="00000000" w:rsidRPr="00000000" w14:paraId="0000006A">
          <w:pPr>
            <w:numPr>
              <w:ilvl w:val="1"/>
              <w:numId w:val="6"/>
            </w:numPr>
            <w:ind w:left="502" w:hanging="360"/>
            <w:rPr>
              <w:ins w:author="Rossi Rossi" w:id="18" w:date="2026-09-22T06:56:59Z"/>
            </w:rPr>
          </w:pPr>
          <w:sdt>
            <w:sdtPr>
              <w:id w:val="572188360"/>
              <w:tag w:val="goog_rdk_275"/>
            </w:sdtPr>
            <w:sdtContent>
              <w:ins w:author="Rossi Rossi" w:id="18" w:date="2026-09-22T06:56:59Z"/>
              <w:sdt>
                <w:sdtPr>
                  <w:id w:val="200951528"/>
                  <w:tag w:val="goog_rdk_27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765753847"/>
        <w:tag w:val="goog_rdk_280"/>
      </w:sdtPr>
      <w:sdtContent>
        <w:p w:rsidR="00000000" w:rsidDel="00000000" w:rsidP="00000000" w:rsidRDefault="00000000" w:rsidRPr="00000000" w14:paraId="0000006B">
          <w:pPr>
            <w:numPr>
              <w:ilvl w:val="1"/>
              <w:numId w:val="6"/>
            </w:numPr>
            <w:ind w:left="502" w:hanging="360"/>
            <w:rPr>
              <w:ins w:author="Rossi Rossi" w:id="18" w:date="2026-09-22T06:56:59Z"/>
            </w:rPr>
          </w:pPr>
          <w:sdt>
            <w:sdtPr>
              <w:id w:val="1651100306"/>
              <w:tag w:val="goog_rdk_278"/>
            </w:sdtPr>
            <w:sdtContent>
              <w:ins w:author="Rossi Rossi" w:id="18" w:date="2026-09-22T06:56:59Z"/>
              <w:sdt>
                <w:sdtPr>
                  <w:id w:val="-1117987272"/>
                  <w:tag w:val="goog_rdk_27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Critical security rules</w:t>
                    </w:r>
                  </w:ins>
                </w:sdtContent>
              </w:sdt>
              <w:ins w:author="Rossi Rossi" w:id="18" w:date="2026-09-22T06:56:59Z"/>
            </w:sdtContent>
          </w:sdt>
        </w:p>
      </w:sdtContent>
    </w:sdt>
    <w:sdt>
      <w:sdtPr>
        <w:id w:val="-2084206534"/>
        <w:tag w:val="goog_rdk_283"/>
      </w:sdtPr>
      <w:sdtContent>
        <w:p w:rsidR="00000000" w:rsidDel="00000000" w:rsidP="00000000" w:rsidRDefault="00000000" w:rsidRPr="00000000" w14:paraId="0000006C">
          <w:pPr>
            <w:numPr>
              <w:ilvl w:val="1"/>
              <w:numId w:val="6"/>
            </w:numPr>
            <w:ind w:left="502" w:hanging="360"/>
            <w:rPr>
              <w:ins w:author="Rossi Rossi" w:id="18" w:date="2026-09-22T06:56:59Z"/>
            </w:rPr>
          </w:pPr>
          <w:sdt>
            <w:sdtPr>
              <w:id w:val="1578007380"/>
              <w:tag w:val="goog_rdk_281"/>
            </w:sdtPr>
            <w:sdtContent>
              <w:ins w:author="Rossi Rossi" w:id="18" w:date="2026-09-22T06:56:59Z"/>
              <w:sdt>
                <w:sdtPr>
                  <w:id w:val="2000734917"/>
                  <w:tag w:val="goog_rdk_28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47733885"/>
        <w:tag w:val="goog_rdk_286"/>
      </w:sdtPr>
      <w:sdtContent>
        <w:p w:rsidR="00000000" w:rsidDel="00000000" w:rsidP="00000000" w:rsidRDefault="00000000" w:rsidRPr="00000000" w14:paraId="0000006D">
          <w:pPr>
            <w:numPr>
              <w:ilvl w:val="1"/>
              <w:numId w:val="6"/>
            </w:numPr>
            <w:ind w:left="502" w:hanging="360"/>
            <w:rPr>
              <w:ins w:author="Rossi Rossi" w:id="18" w:date="2026-09-22T06:56:59Z"/>
            </w:rPr>
          </w:pPr>
          <w:sdt>
            <w:sdtPr>
              <w:id w:val="1280411497"/>
              <w:tag w:val="goog_rdk_284"/>
            </w:sdtPr>
            <w:sdtContent>
              <w:ins w:author="Rossi Rossi" w:id="18" w:date="2026-09-22T06:56:59Z"/>
              <w:sdt>
                <w:sdtPr>
                  <w:id w:val="1399024987"/>
                  <w:tag w:val="goog_rdk_28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**Keep keys confidential**: Never check API keys into source control systems like Git.</w:t>
                    </w:r>
                  </w:ins>
                </w:sdtContent>
              </w:sdt>
              <w:ins w:author="Rossi Rossi" w:id="18" w:date="2026-09-22T06:56:59Z"/>
            </w:sdtContent>
          </w:sdt>
        </w:p>
      </w:sdtContent>
    </w:sdt>
    <w:sdt>
      <w:sdtPr>
        <w:id w:val="-1417426668"/>
        <w:tag w:val="goog_rdk_289"/>
      </w:sdtPr>
      <w:sdtContent>
        <w:p w:rsidR="00000000" w:rsidDel="00000000" w:rsidP="00000000" w:rsidRDefault="00000000" w:rsidRPr="00000000" w14:paraId="0000006E">
          <w:pPr>
            <w:numPr>
              <w:ilvl w:val="1"/>
              <w:numId w:val="6"/>
            </w:numPr>
            <w:ind w:left="502" w:hanging="360"/>
            <w:rPr>
              <w:ins w:author="Rossi Rossi" w:id="18" w:date="2026-09-22T06:56:59Z"/>
            </w:rPr>
          </w:pPr>
          <w:sdt>
            <w:sdtPr>
              <w:id w:val="-705376851"/>
              <w:tag w:val="goog_rdk_287"/>
            </w:sdtPr>
            <w:sdtContent>
              <w:ins w:author="Rossi Rossi" w:id="18" w:date="2026-09-22T06:56:59Z"/>
              <w:sdt>
                <w:sdtPr>
                  <w:id w:val="-1259776783"/>
                  <w:tag w:val="goog_rdk_28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**Never expose keys client-side in production**: Do not hardcode API keys directly in web or mobile apps. Keys compiled in client-side code can be extracted by users. To secure client-side apps, run a backend proxy server to make the actual API calls.</w:t>
                    </w:r>
                  </w:ins>
                </w:sdtContent>
              </w:sdt>
              <w:ins w:author="Rossi Rossi" w:id="18" w:date="2026-09-22T06:56:59Z"/>
            </w:sdtContent>
          </w:sdt>
        </w:p>
      </w:sdtContent>
    </w:sdt>
    <w:sdt>
      <w:sdtPr>
        <w:id w:val="1075485505"/>
        <w:tag w:val="goog_rdk_292"/>
      </w:sdtPr>
      <w:sdtContent>
        <w:p w:rsidR="00000000" w:rsidDel="00000000" w:rsidP="00000000" w:rsidRDefault="00000000" w:rsidRPr="00000000" w14:paraId="0000006F">
          <w:pPr>
            <w:numPr>
              <w:ilvl w:val="1"/>
              <w:numId w:val="6"/>
            </w:numPr>
            <w:ind w:left="502" w:hanging="360"/>
            <w:rPr>
              <w:ins w:author="Rossi Rossi" w:id="18" w:date="2026-09-22T06:56:59Z"/>
            </w:rPr>
          </w:pPr>
          <w:sdt>
            <w:sdtPr>
              <w:id w:val="1014204841"/>
              <w:tag w:val="goog_rdk_290"/>
            </w:sdtPr>
            <w:sdtContent>
              <w:ins w:author="Rossi Rossi" w:id="18" w:date="2026-09-22T06:56:59Z"/>
              <w:sdt>
                <w:sdtPr>
                  <w:id w:val="-1843372199"/>
                  <w:tag w:val="goog_rdk_29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20695610"/>
        <w:tag w:val="goog_rdk_295"/>
      </w:sdtPr>
      <w:sdtContent>
        <w:p w:rsidR="00000000" w:rsidDel="00000000" w:rsidP="00000000" w:rsidRDefault="00000000" w:rsidRPr="00000000" w14:paraId="00000070">
          <w:pPr>
            <w:numPr>
              <w:ilvl w:val="1"/>
              <w:numId w:val="6"/>
            </w:numPr>
            <w:ind w:left="502" w:hanging="360"/>
            <w:rPr>
              <w:ins w:author="Rossi Rossi" w:id="18" w:date="2026-09-22T06:56:59Z"/>
            </w:rPr>
          </w:pPr>
          <w:sdt>
            <w:sdtPr>
              <w:id w:val="2139582677"/>
              <w:tag w:val="goog_rdk_293"/>
            </w:sdtPr>
            <w:sdtContent>
              <w:ins w:author="Rossi Rossi" w:id="18" w:date="2026-09-22T06:56:59Z"/>
              <w:sdt>
                <w:sdtPr>
                  <w:id w:val="-1154127541"/>
                  <w:tag w:val="goog_rdk_29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Secret management best practices</w:t>
                    </w:r>
                  </w:ins>
                </w:sdtContent>
              </w:sdt>
              <w:ins w:author="Rossi Rossi" w:id="18" w:date="2026-09-22T06:56:59Z"/>
            </w:sdtContent>
          </w:sdt>
        </w:p>
      </w:sdtContent>
    </w:sdt>
    <w:sdt>
      <w:sdtPr>
        <w:id w:val="1090630115"/>
        <w:tag w:val="goog_rdk_298"/>
      </w:sdtPr>
      <w:sdtContent>
        <w:p w:rsidR="00000000" w:rsidDel="00000000" w:rsidP="00000000" w:rsidRDefault="00000000" w:rsidRPr="00000000" w14:paraId="00000071">
          <w:pPr>
            <w:numPr>
              <w:ilvl w:val="1"/>
              <w:numId w:val="6"/>
            </w:numPr>
            <w:ind w:left="502" w:hanging="360"/>
            <w:rPr>
              <w:ins w:author="Rossi Rossi" w:id="18" w:date="2026-09-22T06:56:59Z"/>
            </w:rPr>
          </w:pPr>
          <w:sdt>
            <w:sdtPr>
              <w:id w:val="2122637008"/>
              <w:tag w:val="goog_rdk_296"/>
            </w:sdtPr>
            <w:sdtContent>
              <w:ins w:author="Rossi Rossi" w:id="18" w:date="2026-09-22T06:56:59Z"/>
              <w:sdt>
                <w:sdtPr>
                  <w:id w:val="-759197892"/>
                  <w:tag w:val="goog_rdk_29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36121722"/>
        <w:tag w:val="goog_rdk_301"/>
      </w:sdtPr>
      <w:sdtContent>
        <w:p w:rsidR="00000000" w:rsidDel="00000000" w:rsidP="00000000" w:rsidRDefault="00000000" w:rsidRPr="00000000" w14:paraId="00000072">
          <w:pPr>
            <w:numPr>
              <w:ilvl w:val="1"/>
              <w:numId w:val="6"/>
            </w:numPr>
            <w:ind w:left="502" w:hanging="360"/>
            <w:rPr>
              <w:ins w:author="Rossi Rossi" w:id="18" w:date="2026-09-22T06:56:59Z"/>
            </w:rPr>
          </w:pPr>
          <w:sdt>
            <w:sdtPr>
              <w:id w:val="1935675801"/>
              <w:tag w:val="goog_rdk_299"/>
            </w:sdtPr>
            <w:sdtContent>
              <w:ins w:author="Rossi Rossi" w:id="18" w:date="2026-09-22T06:56:59Z"/>
              <w:sdt>
                <w:sdtPr>
                  <w:id w:val="-1488781934"/>
                  <w:tag w:val="goog_rdk_30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**Environment variables**: Read keys from environment variables rather than configuration files.</w:t>
                    </w:r>
                  </w:ins>
                </w:sdtContent>
              </w:sdt>
              <w:ins w:author="Rossi Rossi" w:id="18" w:date="2026-09-22T06:56:59Z"/>
            </w:sdtContent>
          </w:sdt>
        </w:p>
      </w:sdtContent>
    </w:sdt>
    <w:sdt>
      <w:sdtPr>
        <w:id w:val="1372239098"/>
        <w:tag w:val="goog_rdk_304"/>
      </w:sdtPr>
      <w:sdtContent>
        <w:p w:rsidR="00000000" w:rsidDel="00000000" w:rsidP="00000000" w:rsidRDefault="00000000" w:rsidRPr="00000000" w14:paraId="00000073">
          <w:pPr>
            <w:numPr>
              <w:ilvl w:val="1"/>
              <w:numId w:val="6"/>
            </w:numPr>
            <w:ind w:left="502" w:hanging="360"/>
            <w:rPr>
              <w:ins w:author="Rossi Rossi" w:id="18" w:date="2026-09-22T06:56:59Z"/>
            </w:rPr>
          </w:pPr>
          <w:sdt>
            <w:sdtPr>
              <w:id w:val="1299019088"/>
              <w:tag w:val="goog_rdk_302"/>
            </w:sdtPr>
            <w:sdtContent>
              <w:ins w:author="Rossi Rossi" w:id="18" w:date="2026-09-22T06:56:59Z"/>
              <w:sdt>
                <w:sdtPr>
                  <w:id w:val="-1626517027"/>
                  <w:tag w:val="goog_rdk_30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**Secret Manager** : For production, store your keys in a secure secret store such as [Google Cloud Secret Manager](https://cloud.google.com/secret-manager).</w:t>
                    </w:r>
                  </w:ins>
                </w:sdtContent>
              </w:sdt>
              <w:ins w:author="Rossi Rossi" w:id="18" w:date="2026-09-22T06:56:59Z"/>
            </w:sdtContent>
          </w:sdt>
        </w:p>
      </w:sdtContent>
    </w:sdt>
    <w:sdt>
      <w:sdtPr>
        <w:id w:val="478053580"/>
        <w:tag w:val="goog_rdk_307"/>
      </w:sdtPr>
      <w:sdtContent>
        <w:p w:rsidR="00000000" w:rsidDel="00000000" w:rsidP="00000000" w:rsidRDefault="00000000" w:rsidRPr="00000000" w14:paraId="00000074">
          <w:pPr>
            <w:numPr>
              <w:ilvl w:val="1"/>
              <w:numId w:val="6"/>
            </w:numPr>
            <w:ind w:left="502" w:hanging="360"/>
            <w:rPr>
              <w:ins w:author="Rossi Rossi" w:id="18" w:date="2026-09-22T06:56:59Z"/>
            </w:rPr>
          </w:pPr>
          <w:sdt>
            <w:sdtPr>
              <w:id w:val="1647248176"/>
              <w:tag w:val="goog_rdk_305"/>
            </w:sdtPr>
            <w:sdtContent>
              <w:ins w:author="Rossi Rossi" w:id="18" w:date="2026-09-22T06:56:59Z"/>
              <w:sdt>
                <w:sdtPr>
                  <w:id w:val="-233993616"/>
                  <w:tag w:val="goog_rdk_30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**Billing alerts**: Set up billing alerts in the Google Cloud Console to notify you if usage or costs spike.</w:t>
                    </w:r>
                  </w:ins>
                </w:sdtContent>
              </w:sdt>
              <w:ins w:author="Rossi Rossi" w:id="18" w:date="2026-09-22T06:56:59Z"/>
            </w:sdtContent>
          </w:sdt>
        </w:p>
      </w:sdtContent>
    </w:sdt>
    <w:sdt>
      <w:sdtPr>
        <w:id w:val="1921284371"/>
        <w:tag w:val="goog_rdk_310"/>
      </w:sdtPr>
      <w:sdtContent>
        <w:p w:rsidR="00000000" w:rsidDel="00000000" w:rsidP="00000000" w:rsidRDefault="00000000" w:rsidRPr="00000000" w14:paraId="00000075">
          <w:pPr>
            <w:numPr>
              <w:ilvl w:val="1"/>
              <w:numId w:val="6"/>
            </w:numPr>
            <w:ind w:left="502" w:hanging="360"/>
            <w:rPr>
              <w:ins w:author="Rossi Rossi" w:id="18" w:date="2026-09-22T06:56:59Z"/>
            </w:rPr>
          </w:pPr>
          <w:sdt>
            <w:sdtPr>
              <w:id w:val="-1564431513"/>
              <w:tag w:val="goog_rdk_308"/>
            </w:sdtPr>
            <w:sdtContent>
              <w:ins w:author="Rossi Rossi" w:id="18" w:date="2026-09-22T06:56:59Z"/>
              <w:sdt>
                <w:sdtPr>
                  <w:id w:val="2139719422"/>
                  <w:tag w:val="goog_rdk_30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43764732"/>
        <w:tag w:val="goog_rdk_313"/>
      </w:sdtPr>
      <w:sdtContent>
        <w:p w:rsidR="00000000" w:rsidDel="00000000" w:rsidP="00000000" w:rsidRDefault="00000000" w:rsidRPr="00000000" w14:paraId="00000076">
          <w:pPr>
            <w:numPr>
              <w:ilvl w:val="1"/>
              <w:numId w:val="6"/>
            </w:numPr>
            <w:ind w:left="502" w:hanging="360"/>
            <w:rPr>
              <w:ins w:author="Rossi Rossi" w:id="18" w:date="2026-09-22T06:56:59Z"/>
            </w:rPr>
          </w:pPr>
          <w:sdt>
            <w:sdtPr>
              <w:id w:val="79024800"/>
              <w:tag w:val="goog_rdk_311"/>
            </w:sdtPr>
            <w:sdtContent>
              <w:ins w:author="Rossi Rossi" w:id="18" w:date="2026-09-22T06:56:59Z"/>
              <w:sdt>
                <w:sdtPr>
                  <w:id w:val="668146150"/>
                  <w:tag w:val="goog_rdk_31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Leak response checklist</w:t>
                    </w:r>
                  </w:ins>
                </w:sdtContent>
              </w:sdt>
              <w:ins w:author="Rossi Rossi" w:id="18" w:date="2026-09-22T06:56:59Z"/>
            </w:sdtContent>
          </w:sdt>
        </w:p>
      </w:sdtContent>
    </w:sdt>
    <w:sdt>
      <w:sdtPr>
        <w:id w:val="1741672746"/>
        <w:tag w:val="goog_rdk_316"/>
      </w:sdtPr>
      <w:sdtContent>
        <w:p w:rsidR="00000000" w:rsidDel="00000000" w:rsidP="00000000" w:rsidRDefault="00000000" w:rsidRPr="00000000" w14:paraId="00000077">
          <w:pPr>
            <w:numPr>
              <w:ilvl w:val="1"/>
              <w:numId w:val="6"/>
            </w:numPr>
            <w:ind w:left="502" w:hanging="360"/>
            <w:rPr>
              <w:ins w:author="Rossi Rossi" w:id="18" w:date="2026-09-22T06:56:59Z"/>
            </w:rPr>
          </w:pPr>
          <w:sdt>
            <w:sdtPr>
              <w:id w:val="360308442"/>
              <w:tag w:val="goog_rdk_314"/>
            </w:sdtPr>
            <w:sdtContent>
              <w:ins w:author="Rossi Rossi" w:id="18" w:date="2026-09-22T06:56:59Z"/>
              <w:sdt>
                <w:sdtPr>
                  <w:id w:val="-1268865038"/>
                  <w:tag w:val="goog_rdk_31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24356584"/>
        <w:tag w:val="goog_rdk_319"/>
      </w:sdtPr>
      <w:sdtContent>
        <w:p w:rsidR="00000000" w:rsidDel="00000000" w:rsidP="00000000" w:rsidRDefault="00000000" w:rsidRPr="00000000" w14:paraId="00000078">
          <w:pPr>
            <w:numPr>
              <w:ilvl w:val="1"/>
              <w:numId w:val="6"/>
            </w:numPr>
            <w:ind w:left="502" w:hanging="360"/>
            <w:rPr>
              <w:ins w:author="Rossi Rossi" w:id="18" w:date="2026-09-22T06:56:59Z"/>
            </w:rPr>
          </w:pPr>
          <w:sdt>
            <w:sdtPr>
              <w:id w:val="-1081748433"/>
              <w:tag w:val="goog_rdk_317"/>
            </w:sdtPr>
            <w:sdtContent>
              <w:ins w:author="Rossi Rossi" w:id="18" w:date="2026-09-22T06:56:59Z"/>
              <w:sdt>
                <w:sdtPr>
                  <w:id w:val="-2099423009"/>
                  <w:tag w:val="goog_rdk_31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suspect your API key has been leaked:</w:t>
                    </w:r>
                  </w:ins>
                </w:sdtContent>
              </w:sdt>
              <w:ins w:author="Rossi Rossi" w:id="18" w:date="2026-09-22T06:56:59Z"/>
            </w:sdtContent>
          </w:sdt>
        </w:p>
      </w:sdtContent>
    </w:sdt>
    <w:sdt>
      <w:sdtPr>
        <w:id w:val="945528275"/>
        <w:tag w:val="goog_rdk_322"/>
      </w:sdtPr>
      <w:sdtContent>
        <w:p w:rsidR="00000000" w:rsidDel="00000000" w:rsidP="00000000" w:rsidRDefault="00000000" w:rsidRPr="00000000" w14:paraId="00000079">
          <w:pPr>
            <w:numPr>
              <w:ilvl w:val="1"/>
              <w:numId w:val="6"/>
            </w:numPr>
            <w:ind w:left="502" w:hanging="360"/>
            <w:rPr>
              <w:ins w:author="Rossi Rossi" w:id="18" w:date="2026-09-22T06:56:59Z"/>
            </w:rPr>
          </w:pPr>
          <w:sdt>
            <w:sdtPr>
              <w:id w:val="553451299"/>
              <w:tag w:val="goog_rdk_320"/>
            </w:sdtPr>
            <w:sdtContent>
              <w:ins w:author="Rossi Rossi" w:id="18" w:date="2026-09-22T06:56:59Z"/>
              <w:sdt>
                <w:sdtPr>
                  <w:id w:val="1513937052"/>
                  <w:tag w:val="goog_rdk_32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20415108"/>
        <w:tag w:val="goog_rdk_325"/>
      </w:sdtPr>
      <w:sdtContent>
        <w:p w:rsidR="00000000" w:rsidDel="00000000" w:rsidP="00000000" w:rsidRDefault="00000000" w:rsidRPr="00000000" w14:paraId="0000007A">
          <w:pPr>
            <w:numPr>
              <w:ilvl w:val="1"/>
              <w:numId w:val="6"/>
            </w:numPr>
            <w:ind w:left="502" w:hanging="360"/>
            <w:rPr>
              <w:ins w:author="Rossi Rossi" w:id="18" w:date="2026-09-22T06:56:59Z"/>
            </w:rPr>
          </w:pPr>
          <w:sdt>
            <w:sdtPr>
              <w:id w:val="-209537937"/>
              <w:tag w:val="goog_rdk_323"/>
            </w:sdtPr>
            <w:sdtContent>
              <w:ins w:author="Rossi Rossi" w:id="18" w:date="2026-09-22T06:56:59Z"/>
              <w:sdt>
                <w:sdtPr>
                  <w:id w:val="179218055"/>
                  <w:tag w:val="goog_rdk_32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**Generate a new key**: Create a replacement key in Google AI Studio or the Cloud Console.</w:t>
                    </w:r>
                  </w:ins>
                </w:sdtContent>
              </w:sdt>
              <w:ins w:author="Rossi Rossi" w:id="18" w:date="2026-09-22T06:56:59Z"/>
            </w:sdtContent>
          </w:sdt>
        </w:p>
      </w:sdtContent>
    </w:sdt>
    <w:sdt>
      <w:sdtPr>
        <w:id w:val="1099226769"/>
        <w:tag w:val="goog_rdk_328"/>
      </w:sdtPr>
      <w:sdtContent>
        <w:p w:rsidR="00000000" w:rsidDel="00000000" w:rsidP="00000000" w:rsidRDefault="00000000" w:rsidRPr="00000000" w14:paraId="0000007B">
          <w:pPr>
            <w:numPr>
              <w:ilvl w:val="1"/>
              <w:numId w:val="6"/>
            </w:numPr>
            <w:ind w:left="502" w:hanging="360"/>
            <w:rPr>
              <w:ins w:author="Rossi Rossi" w:id="18" w:date="2026-09-22T06:56:59Z"/>
            </w:rPr>
          </w:pPr>
          <w:sdt>
            <w:sdtPr>
              <w:id w:val="1834687206"/>
              <w:tag w:val="goog_rdk_326"/>
            </w:sdtPr>
            <w:sdtContent>
              <w:ins w:author="Rossi Rossi" w:id="18" w:date="2026-09-22T06:56:59Z"/>
              <w:sdt>
                <w:sdtPr>
                  <w:id w:val="-1139214505"/>
                  <w:tag w:val="goog_rdk_32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**Update your application**: Deploy your code using the new key.</w:t>
                    </w:r>
                  </w:ins>
                </w:sdtContent>
              </w:sdt>
              <w:ins w:author="Rossi Rossi" w:id="18" w:date="2026-09-22T06:56:59Z"/>
            </w:sdtContent>
          </w:sdt>
        </w:p>
      </w:sdtContent>
    </w:sdt>
    <w:sdt>
      <w:sdtPr>
        <w:id w:val="-403826328"/>
        <w:tag w:val="goog_rdk_331"/>
      </w:sdtPr>
      <w:sdtContent>
        <w:p w:rsidR="00000000" w:rsidDel="00000000" w:rsidP="00000000" w:rsidRDefault="00000000" w:rsidRPr="00000000" w14:paraId="0000007C">
          <w:pPr>
            <w:numPr>
              <w:ilvl w:val="1"/>
              <w:numId w:val="6"/>
            </w:numPr>
            <w:ind w:left="502" w:hanging="360"/>
            <w:rPr>
              <w:ins w:author="Rossi Rossi" w:id="18" w:date="2026-09-22T06:56:59Z"/>
            </w:rPr>
          </w:pPr>
          <w:sdt>
            <w:sdtPr>
              <w:id w:val="-1272379080"/>
              <w:tag w:val="goog_rdk_329"/>
            </w:sdtPr>
            <w:sdtContent>
              <w:ins w:author="Rossi Rossi" w:id="18" w:date="2026-09-22T06:56:59Z"/>
              <w:sdt>
                <w:sdtPr>
                  <w:id w:val="412296192"/>
                  <w:tag w:val="goog_rdk_33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**Disable or delete the compromised key**: Disable the leaked key in the Cloud Console once the new key is verified. Do not delete the old key until the new key is fully active to avoid application downtime.</w:t>
                    </w:r>
                  </w:ins>
                </w:sdtContent>
              </w:sdt>
              <w:ins w:author="Rossi Rossi" w:id="18" w:date="2026-09-22T06:56:59Z"/>
            </w:sdtContent>
          </w:sdt>
        </w:p>
      </w:sdtContent>
    </w:sdt>
    <w:sdt>
      <w:sdtPr>
        <w:id w:val="-199573271"/>
        <w:tag w:val="goog_rdk_334"/>
      </w:sdtPr>
      <w:sdtContent>
        <w:p w:rsidR="00000000" w:rsidDel="00000000" w:rsidP="00000000" w:rsidRDefault="00000000" w:rsidRPr="00000000" w14:paraId="0000007D">
          <w:pPr>
            <w:numPr>
              <w:ilvl w:val="1"/>
              <w:numId w:val="6"/>
            </w:numPr>
            <w:ind w:left="502" w:hanging="360"/>
            <w:rPr>
              <w:ins w:author="Rossi Rossi" w:id="18" w:date="2026-09-22T06:56:59Z"/>
            </w:rPr>
          </w:pPr>
          <w:sdt>
            <w:sdtPr>
              <w:id w:val="-237309621"/>
              <w:tag w:val="goog_rdk_332"/>
            </w:sdtPr>
            <w:sdtContent>
              <w:ins w:author="Rossi Rossi" w:id="18" w:date="2026-09-22T06:56:59Z"/>
              <w:sdt>
                <w:sdtPr>
                  <w:id w:val="-758141824"/>
                  <w:tag w:val="goog_rdk_33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**Audit usage**: Check billing logs and API usage in the Google Cloud Console to identify unauthorized activity.</w:t>
                    </w:r>
                  </w:ins>
                </w:sdtContent>
              </w:sdt>
              <w:ins w:author="Rossi Rossi" w:id="18" w:date="2026-09-22T06:56:59Z"/>
            </w:sdtContent>
          </w:sdt>
        </w:p>
      </w:sdtContent>
    </w:sdt>
    <w:sdt>
      <w:sdtPr>
        <w:id w:val="1744299015"/>
        <w:tag w:val="goog_rdk_337"/>
      </w:sdtPr>
      <w:sdtContent>
        <w:p w:rsidR="00000000" w:rsidDel="00000000" w:rsidP="00000000" w:rsidRDefault="00000000" w:rsidRPr="00000000" w14:paraId="0000007E">
          <w:pPr>
            <w:numPr>
              <w:ilvl w:val="1"/>
              <w:numId w:val="6"/>
            </w:numPr>
            <w:ind w:left="502" w:hanging="360"/>
            <w:rPr>
              <w:ins w:author="Rossi Rossi" w:id="18" w:date="2026-09-22T06:56:59Z"/>
            </w:rPr>
          </w:pPr>
          <w:sdt>
            <w:sdtPr>
              <w:id w:val="-593961169"/>
              <w:tag w:val="goog_rdk_335"/>
            </w:sdtPr>
            <w:sdtContent>
              <w:ins w:author="Rossi Rossi" w:id="18" w:date="2026-09-22T06:56:59Z"/>
              <w:sdt>
                <w:sdtPr>
                  <w:id w:val="1653982516"/>
                  <w:tag w:val="goog_rdk_33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75078968"/>
        <w:tag w:val="goog_rdk_340"/>
      </w:sdtPr>
      <w:sdtContent>
        <w:p w:rsidR="00000000" w:rsidDel="00000000" w:rsidP="00000000" w:rsidRDefault="00000000" w:rsidRPr="00000000" w14:paraId="0000007F">
          <w:pPr>
            <w:numPr>
              <w:ilvl w:val="1"/>
              <w:numId w:val="6"/>
            </w:numPr>
            <w:ind w:left="502" w:hanging="360"/>
            <w:rPr>
              <w:ins w:author="Rossi Rossi" w:id="18" w:date="2026-09-22T06:56:59Z"/>
            </w:rPr>
          </w:pPr>
          <w:sdt>
            <w:sdtPr>
              <w:id w:val="180716064"/>
              <w:tag w:val="goog_rdk_338"/>
            </w:sdtPr>
            <w:sdtContent>
              <w:ins w:author="Rossi Rossi" w:id="18" w:date="2026-09-22T06:56:59Z"/>
              <w:sdt>
                <w:sdtPr>
                  <w:id w:val="866941558"/>
                  <w:tag w:val="goog_rdk_33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Restricting and securing your keys</w:t>
                    </w:r>
                  </w:ins>
                </w:sdtContent>
              </w:sdt>
              <w:ins w:author="Rossi Rossi" w:id="18" w:date="2026-09-22T06:56:59Z"/>
            </w:sdtContent>
          </w:sdt>
        </w:p>
      </w:sdtContent>
    </w:sdt>
    <w:sdt>
      <w:sdtPr>
        <w:id w:val="134587948"/>
        <w:tag w:val="goog_rdk_343"/>
      </w:sdtPr>
      <w:sdtContent>
        <w:p w:rsidR="00000000" w:rsidDel="00000000" w:rsidP="00000000" w:rsidRDefault="00000000" w:rsidRPr="00000000" w14:paraId="00000080">
          <w:pPr>
            <w:numPr>
              <w:ilvl w:val="1"/>
              <w:numId w:val="6"/>
            </w:numPr>
            <w:ind w:left="502" w:hanging="360"/>
            <w:rPr>
              <w:ins w:author="Rossi Rossi" w:id="18" w:date="2026-09-22T06:56:59Z"/>
            </w:rPr>
          </w:pPr>
          <w:sdt>
            <w:sdtPr>
              <w:id w:val="-1134277630"/>
              <w:tag w:val="goog_rdk_341"/>
            </w:sdtPr>
            <w:sdtContent>
              <w:ins w:author="Rossi Rossi" w:id="18" w:date="2026-09-22T06:56:59Z"/>
              <w:sdt>
                <w:sdtPr>
                  <w:id w:val="-304521442"/>
                  <w:tag w:val="goog_rdk_34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01169922"/>
        <w:tag w:val="goog_rdk_346"/>
      </w:sdtPr>
      <w:sdtContent>
        <w:p w:rsidR="00000000" w:rsidDel="00000000" w:rsidP="00000000" w:rsidRDefault="00000000" w:rsidRPr="00000000" w14:paraId="00000081">
          <w:pPr>
            <w:numPr>
              <w:ilvl w:val="1"/>
              <w:numId w:val="6"/>
            </w:numPr>
            <w:ind w:left="502" w:hanging="360"/>
            <w:rPr>
              <w:ins w:author="Rossi Rossi" w:id="18" w:date="2026-09-22T06:56:59Z"/>
            </w:rPr>
          </w:pPr>
          <w:sdt>
            <w:sdtPr>
              <w:id w:val="-612983606"/>
              <w:tag w:val="goog_rdk_344"/>
            </w:sdtPr>
            <w:sdtContent>
              <w:ins w:author="Rossi Rossi" w:id="18" w:date="2026-09-22T06:56:59Z"/>
              <w:sdt>
                <w:sdtPr>
                  <w:id w:val="-288043462"/>
                  <w:tag w:val="goog_rdk_34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Adding restrictions to your API keys minimizes the potential damage if a key is</w:t>
                    </w:r>
                  </w:ins>
                </w:sdtContent>
              </w:sdt>
              <w:ins w:author="Rossi Rossi" w:id="18" w:date="2026-09-22T06:56:59Z"/>
            </w:sdtContent>
          </w:sdt>
        </w:p>
      </w:sdtContent>
    </w:sdt>
    <w:sdt>
      <w:sdtPr>
        <w:id w:val="1357907520"/>
        <w:tag w:val="goog_rdk_349"/>
      </w:sdtPr>
      <w:sdtContent>
        <w:p w:rsidR="00000000" w:rsidDel="00000000" w:rsidP="00000000" w:rsidRDefault="00000000" w:rsidRPr="00000000" w14:paraId="00000082">
          <w:pPr>
            <w:numPr>
              <w:ilvl w:val="1"/>
              <w:numId w:val="6"/>
            </w:numPr>
            <w:ind w:left="502" w:hanging="360"/>
            <w:rPr>
              <w:ins w:author="Rossi Rossi" w:id="18" w:date="2026-09-22T06:56:59Z"/>
            </w:rPr>
          </w:pPr>
          <w:sdt>
            <w:sdtPr>
              <w:id w:val="-719192526"/>
              <w:tag w:val="goog_rdk_347"/>
            </w:sdtPr>
            <w:sdtContent>
              <w:ins w:author="Rossi Rossi" w:id="18" w:date="2026-09-22T06:56:59Z"/>
              <w:sdt>
                <w:sdtPr>
                  <w:id w:val="-1990870468"/>
                  <w:tag w:val="goog_rdk_34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compromised.</w:t>
                    </w:r>
                  </w:ins>
                </w:sdtContent>
              </w:sdt>
              <w:ins w:author="Rossi Rossi" w:id="18" w:date="2026-09-22T06:56:59Z"/>
            </w:sdtContent>
          </w:sdt>
        </w:p>
      </w:sdtContent>
    </w:sdt>
    <w:sdt>
      <w:sdtPr>
        <w:id w:val="339082128"/>
        <w:tag w:val="goog_rdk_352"/>
      </w:sdtPr>
      <w:sdtContent>
        <w:p w:rsidR="00000000" w:rsidDel="00000000" w:rsidP="00000000" w:rsidRDefault="00000000" w:rsidRPr="00000000" w14:paraId="00000083">
          <w:pPr>
            <w:numPr>
              <w:ilvl w:val="1"/>
              <w:numId w:val="6"/>
            </w:numPr>
            <w:ind w:left="502" w:hanging="360"/>
            <w:rPr>
              <w:ins w:author="Rossi Rossi" w:id="18" w:date="2026-09-22T06:56:59Z"/>
            </w:rPr>
          </w:pPr>
          <w:sdt>
            <w:sdtPr>
              <w:id w:val="-1783533199"/>
              <w:tag w:val="goog_rdk_350"/>
            </w:sdtPr>
            <w:sdtContent>
              <w:ins w:author="Rossi Rossi" w:id="18" w:date="2026-09-22T06:56:59Z"/>
              <w:sdt>
                <w:sdtPr>
                  <w:id w:val="513216158"/>
                  <w:tag w:val="goog_rdk_35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60785862"/>
        <w:tag w:val="goog_rdk_355"/>
      </w:sdtPr>
      <w:sdtContent>
        <w:p w:rsidR="00000000" w:rsidDel="00000000" w:rsidP="00000000" w:rsidRDefault="00000000" w:rsidRPr="00000000" w14:paraId="00000084">
          <w:pPr>
            <w:numPr>
              <w:ilvl w:val="1"/>
              <w:numId w:val="6"/>
            </w:numPr>
            <w:ind w:left="502" w:hanging="360"/>
            <w:rPr>
              <w:ins w:author="Rossi Rossi" w:id="18" w:date="2026-09-22T06:56:59Z"/>
            </w:rPr>
          </w:pPr>
          <w:sdt>
            <w:sdtPr>
              <w:id w:val="1640221463"/>
              <w:tag w:val="goog_rdk_353"/>
            </w:sdtPr>
            <w:sdtContent>
              <w:ins w:author="Rossi Rossi" w:id="18" w:date="2026-09-22T06:56:59Z"/>
              <w:sdt>
                <w:sdtPr>
                  <w:id w:val="-1309105992"/>
                  <w:tag w:val="goog_rdk_35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Apply request origin restrictions</w:t>
                    </w:r>
                  </w:ins>
                </w:sdtContent>
              </w:sdt>
              <w:ins w:author="Rossi Rossi" w:id="18" w:date="2026-09-22T06:56:59Z"/>
            </w:sdtContent>
          </w:sdt>
        </w:p>
      </w:sdtContent>
    </w:sdt>
    <w:sdt>
      <w:sdtPr>
        <w:id w:val="-2077231449"/>
        <w:tag w:val="goog_rdk_358"/>
      </w:sdtPr>
      <w:sdtContent>
        <w:p w:rsidR="00000000" w:rsidDel="00000000" w:rsidP="00000000" w:rsidRDefault="00000000" w:rsidRPr="00000000" w14:paraId="00000085">
          <w:pPr>
            <w:numPr>
              <w:ilvl w:val="1"/>
              <w:numId w:val="6"/>
            </w:numPr>
            <w:ind w:left="502" w:hanging="360"/>
            <w:rPr>
              <w:ins w:author="Rossi Rossi" w:id="18" w:date="2026-09-22T06:56:59Z"/>
            </w:rPr>
          </w:pPr>
          <w:sdt>
            <w:sdtPr>
              <w:id w:val="2134450207"/>
              <w:tag w:val="goog_rdk_356"/>
            </w:sdtPr>
            <w:sdtContent>
              <w:ins w:author="Rossi Rossi" w:id="18" w:date="2026-09-22T06:56:59Z"/>
              <w:sdt>
                <w:sdtPr>
                  <w:id w:val="681422313"/>
                  <w:tag w:val="goog_rdk_35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16825726"/>
        <w:tag w:val="goog_rdk_361"/>
      </w:sdtPr>
      <w:sdtContent>
        <w:p w:rsidR="00000000" w:rsidDel="00000000" w:rsidP="00000000" w:rsidRDefault="00000000" w:rsidRPr="00000000" w14:paraId="00000086">
          <w:pPr>
            <w:numPr>
              <w:ilvl w:val="1"/>
              <w:numId w:val="6"/>
            </w:numPr>
            <w:ind w:left="502" w:hanging="360"/>
            <w:rPr>
              <w:ins w:author="Rossi Rossi" w:id="18" w:date="2026-09-22T06:56:59Z"/>
            </w:rPr>
          </w:pPr>
          <w:sdt>
            <w:sdtPr>
              <w:id w:val="-1598996041"/>
              <w:tag w:val="goog_rdk_359"/>
            </w:sdtPr>
            <w:sdtContent>
              <w:ins w:author="Rossi Rossi" w:id="18" w:date="2026-09-22T06:56:59Z"/>
              <w:sdt>
                <w:sdtPr>
                  <w:id w:val="19590907"/>
                  <w:tag w:val="goog_rdk_36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Origin restrictions limit which IP addresses, websites, or applications can use</w:t>
                    </w:r>
                  </w:ins>
                </w:sdtContent>
              </w:sdt>
              <w:ins w:author="Rossi Rossi" w:id="18" w:date="2026-09-22T06:56:59Z"/>
            </w:sdtContent>
          </w:sdt>
        </w:p>
      </w:sdtContent>
    </w:sdt>
    <w:sdt>
      <w:sdtPr>
        <w:id w:val="-1678156856"/>
        <w:tag w:val="goog_rdk_364"/>
      </w:sdtPr>
      <w:sdtContent>
        <w:p w:rsidR="00000000" w:rsidDel="00000000" w:rsidP="00000000" w:rsidRDefault="00000000" w:rsidRPr="00000000" w14:paraId="00000087">
          <w:pPr>
            <w:numPr>
              <w:ilvl w:val="1"/>
              <w:numId w:val="6"/>
            </w:numPr>
            <w:ind w:left="502" w:hanging="360"/>
            <w:rPr>
              <w:ins w:author="Rossi Rossi" w:id="18" w:date="2026-09-22T06:56:59Z"/>
            </w:rPr>
          </w:pPr>
          <w:sdt>
            <w:sdtPr>
              <w:id w:val="-827504262"/>
              <w:tag w:val="goog_rdk_362"/>
            </w:sdtPr>
            <w:sdtContent>
              <w:ins w:author="Rossi Rossi" w:id="18" w:date="2026-09-22T06:56:59Z"/>
              <w:sdt>
                <w:sdtPr>
                  <w:id w:val="-234473802"/>
                  <w:tag w:val="goog_rdk_36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your key.</w:t>
                    </w:r>
                  </w:ins>
                </w:sdtContent>
              </w:sdt>
              <w:ins w:author="Rossi Rossi" w:id="18" w:date="2026-09-22T06:56:59Z"/>
            </w:sdtContent>
          </w:sdt>
        </w:p>
      </w:sdtContent>
    </w:sdt>
    <w:sdt>
      <w:sdtPr>
        <w:id w:val="-1121173147"/>
        <w:tag w:val="goog_rdk_367"/>
      </w:sdtPr>
      <w:sdtContent>
        <w:p w:rsidR="00000000" w:rsidDel="00000000" w:rsidP="00000000" w:rsidRDefault="00000000" w:rsidRPr="00000000" w14:paraId="00000088">
          <w:pPr>
            <w:numPr>
              <w:ilvl w:val="1"/>
              <w:numId w:val="6"/>
            </w:numPr>
            <w:ind w:left="502" w:hanging="360"/>
            <w:rPr>
              <w:ins w:author="Rossi Rossi" w:id="18" w:date="2026-09-22T06:56:59Z"/>
            </w:rPr>
          </w:pPr>
          <w:sdt>
            <w:sdtPr>
              <w:id w:val="430323665"/>
              <w:tag w:val="goog_rdk_365"/>
            </w:sdtPr>
            <w:sdtContent>
              <w:ins w:author="Rossi Rossi" w:id="18" w:date="2026-09-22T06:56:59Z"/>
              <w:sdt>
                <w:sdtPr>
                  <w:id w:val="-2034654317"/>
                  <w:tag w:val="goog_rdk_36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86293827"/>
        <w:tag w:val="goog_rdk_370"/>
      </w:sdtPr>
      <w:sdtContent>
        <w:p w:rsidR="00000000" w:rsidDel="00000000" w:rsidP="00000000" w:rsidRDefault="00000000" w:rsidRPr="00000000" w14:paraId="00000089">
          <w:pPr>
            <w:numPr>
              <w:ilvl w:val="1"/>
              <w:numId w:val="6"/>
            </w:numPr>
            <w:ind w:left="502" w:hanging="360"/>
            <w:rPr>
              <w:ins w:author="Rossi Rossi" w:id="18" w:date="2026-09-22T06:56:59Z"/>
            </w:rPr>
          </w:pPr>
          <w:sdt>
            <w:sdtPr>
              <w:id w:val="-1196777952"/>
              <w:tag w:val="goog_rdk_368"/>
            </w:sdtPr>
            <w:sdtContent>
              <w:ins w:author="Rossi Rossi" w:id="18" w:date="2026-09-22T06:56:59Z"/>
              <w:sdt>
                <w:sdtPr>
                  <w:id w:val="-2023989331"/>
                  <w:tag w:val="goog_rdk_36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Go to the [Google Cloud Console Credentials page](https://console.cloud.google.com/apis/credentials).</w:t>
                    </w:r>
                  </w:ins>
                </w:sdtContent>
              </w:sdt>
              <w:ins w:author="Rossi Rossi" w:id="18" w:date="2026-09-22T06:56:59Z"/>
            </w:sdtContent>
          </w:sdt>
        </w:p>
      </w:sdtContent>
    </w:sdt>
    <w:sdt>
      <w:sdtPr>
        <w:id w:val="-924807500"/>
        <w:tag w:val="goog_rdk_373"/>
      </w:sdtPr>
      <w:sdtContent>
        <w:p w:rsidR="00000000" w:rsidDel="00000000" w:rsidP="00000000" w:rsidRDefault="00000000" w:rsidRPr="00000000" w14:paraId="0000008A">
          <w:pPr>
            <w:numPr>
              <w:ilvl w:val="1"/>
              <w:numId w:val="6"/>
            </w:numPr>
            <w:ind w:left="502" w:hanging="360"/>
            <w:rPr>
              <w:ins w:author="Rossi Rossi" w:id="18" w:date="2026-09-22T06:56:59Z"/>
            </w:rPr>
          </w:pPr>
          <w:sdt>
            <w:sdtPr>
              <w:id w:val="1481989313"/>
              <w:tag w:val="goog_rdk_371"/>
            </w:sdtPr>
            <w:sdtContent>
              <w:ins w:author="Rossi Rossi" w:id="18" w:date="2026-09-22T06:56:59Z"/>
              <w:sdt>
                <w:sdtPr>
                  <w:id w:val="-1356664799"/>
                  <w:tag w:val="goog_rdk_37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Select your project, and click the name of the API key you want to restrict.</w:t>
                    </w:r>
                  </w:ins>
                </w:sdtContent>
              </w:sdt>
              <w:ins w:author="Rossi Rossi" w:id="18" w:date="2026-09-22T06:56:59Z"/>
            </w:sdtContent>
          </w:sdt>
        </w:p>
      </w:sdtContent>
    </w:sdt>
    <w:sdt>
      <w:sdtPr>
        <w:id w:val="-1786818567"/>
        <w:tag w:val="goog_rdk_376"/>
      </w:sdtPr>
      <w:sdtContent>
        <w:p w:rsidR="00000000" w:rsidDel="00000000" w:rsidP="00000000" w:rsidRDefault="00000000" w:rsidRPr="00000000" w14:paraId="0000008B">
          <w:pPr>
            <w:numPr>
              <w:ilvl w:val="1"/>
              <w:numId w:val="6"/>
            </w:numPr>
            <w:ind w:left="502" w:hanging="360"/>
            <w:rPr>
              <w:ins w:author="Rossi Rossi" w:id="18" w:date="2026-09-22T06:56:59Z"/>
            </w:rPr>
          </w:pPr>
          <w:sdt>
            <w:sdtPr>
              <w:id w:val="1177513738"/>
              <w:tag w:val="goog_rdk_374"/>
            </w:sdtPr>
            <w:sdtContent>
              <w:ins w:author="Rossi Rossi" w:id="18" w:date="2026-09-22T06:56:59Z"/>
              <w:sdt>
                <w:sdtPr>
                  <w:id w:val="-109504430"/>
                  <w:tag w:val="goog_rdk_37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Under **Application restrictions** , select **IP addresses** (or the appropriate restriction type for your environment).</w:t>
                    </w:r>
                  </w:ins>
                </w:sdtContent>
              </w:sdt>
              <w:ins w:author="Rossi Rossi" w:id="18" w:date="2026-09-22T06:56:59Z"/>
            </w:sdtContent>
          </w:sdt>
        </w:p>
      </w:sdtContent>
    </w:sdt>
    <w:sdt>
      <w:sdtPr>
        <w:id w:val="-1084982400"/>
        <w:tag w:val="goog_rdk_379"/>
      </w:sdtPr>
      <w:sdtContent>
        <w:p w:rsidR="00000000" w:rsidDel="00000000" w:rsidP="00000000" w:rsidRDefault="00000000" w:rsidRPr="00000000" w14:paraId="0000008C">
          <w:pPr>
            <w:numPr>
              <w:ilvl w:val="1"/>
              <w:numId w:val="6"/>
            </w:numPr>
            <w:ind w:left="502" w:hanging="360"/>
            <w:rPr>
              <w:ins w:author="Rossi Rossi" w:id="18" w:date="2026-09-22T06:56:59Z"/>
            </w:rPr>
          </w:pPr>
          <w:sdt>
            <w:sdtPr>
              <w:id w:val="-724645909"/>
              <w:tag w:val="goog_rdk_377"/>
            </w:sdtPr>
            <w:sdtContent>
              <w:ins w:author="Rossi Rossi" w:id="18" w:date="2026-09-22T06:56:59Z"/>
              <w:sdt>
                <w:sdtPr>
                  <w:id w:val="-1756936309"/>
                  <w:tag w:val="goog_rdk_37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Specify the allowed IP addresses or ranges, then click **Save**.</w:t>
                    </w:r>
                  </w:ins>
                </w:sdtContent>
              </w:sdt>
              <w:ins w:author="Rossi Rossi" w:id="18" w:date="2026-09-22T06:56:59Z"/>
            </w:sdtContent>
          </w:sdt>
        </w:p>
      </w:sdtContent>
    </w:sdt>
    <w:sdt>
      <w:sdtPr>
        <w:id w:val="104787686"/>
        <w:tag w:val="goog_rdk_382"/>
      </w:sdtPr>
      <w:sdtContent>
        <w:p w:rsidR="00000000" w:rsidDel="00000000" w:rsidP="00000000" w:rsidRDefault="00000000" w:rsidRPr="00000000" w14:paraId="0000008D">
          <w:pPr>
            <w:numPr>
              <w:ilvl w:val="1"/>
              <w:numId w:val="6"/>
            </w:numPr>
            <w:ind w:left="502" w:hanging="360"/>
            <w:rPr>
              <w:ins w:author="Rossi Rossi" w:id="18" w:date="2026-09-22T06:56:59Z"/>
            </w:rPr>
          </w:pPr>
          <w:sdt>
            <w:sdtPr>
              <w:id w:val="-851165775"/>
              <w:tag w:val="goog_rdk_380"/>
            </w:sdtPr>
            <w:sdtContent>
              <w:ins w:author="Rossi Rossi" w:id="18" w:date="2026-09-22T06:56:59Z"/>
              <w:sdt>
                <w:sdtPr>
                  <w:id w:val="1883609923"/>
                  <w:tag w:val="goog_rdk_38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59912651"/>
        <w:tag w:val="goog_rdk_385"/>
      </w:sdtPr>
      <w:sdtContent>
        <w:p w:rsidR="00000000" w:rsidDel="00000000" w:rsidP="00000000" w:rsidRDefault="00000000" w:rsidRPr="00000000" w14:paraId="0000008E">
          <w:pPr>
            <w:numPr>
              <w:ilvl w:val="1"/>
              <w:numId w:val="6"/>
            </w:numPr>
            <w:ind w:left="502" w:hanging="360"/>
            <w:rPr>
              <w:ins w:author="Rossi Rossi" w:id="18" w:date="2026-09-22T06:56:59Z"/>
            </w:rPr>
          </w:pPr>
          <w:sdt>
            <w:sdtPr>
              <w:id w:val="44730324"/>
              <w:tag w:val="goog_rdk_383"/>
            </w:sdtPr>
            <w:sdtContent>
              <w:ins w:author="Rossi Rossi" w:id="18" w:date="2026-09-22T06:56:59Z"/>
              <w:sdt>
                <w:sdtPr>
                  <w:id w:val="-293703825"/>
                  <w:tag w:val="goog_rdk_38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Securing unrestricted standard API keys</w:t>
                    </w:r>
                  </w:ins>
                </w:sdtContent>
              </w:sdt>
              <w:ins w:author="Rossi Rossi" w:id="18" w:date="2026-09-22T06:56:59Z"/>
            </w:sdtContent>
          </w:sdt>
        </w:p>
      </w:sdtContent>
    </w:sdt>
    <w:sdt>
      <w:sdtPr>
        <w:id w:val="-2118108772"/>
        <w:tag w:val="goog_rdk_388"/>
      </w:sdtPr>
      <w:sdtContent>
        <w:p w:rsidR="00000000" w:rsidDel="00000000" w:rsidP="00000000" w:rsidRDefault="00000000" w:rsidRPr="00000000" w14:paraId="0000008F">
          <w:pPr>
            <w:numPr>
              <w:ilvl w:val="1"/>
              <w:numId w:val="6"/>
            </w:numPr>
            <w:ind w:left="502" w:hanging="360"/>
            <w:rPr>
              <w:ins w:author="Rossi Rossi" w:id="18" w:date="2026-09-22T06:56:59Z"/>
            </w:rPr>
          </w:pPr>
          <w:sdt>
            <w:sdtPr>
              <w:id w:val="619203354"/>
              <w:tag w:val="goog_rdk_386"/>
            </w:sdtPr>
            <w:sdtContent>
              <w:ins w:author="Rossi Rossi" w:id="18" w:date="2026-09-22T06:56:59Z"/>
              <w:sdt>
                <w:sdtPr>
                  <w:id w:val="-1268613735"/>
                  <w:tag w:val="goog_rdk_38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746103145"/>
        <w:tag w:val="goog_rdk_391"/>
      </w:sdtPr>
      <w:sdtContent>
        <w:p w:rsidR="00000000" w:rsidDel="00000000" w:rsidP="00000000" w:rsidRDefault="00000000" w:rsidRPr="00000000" w14:paraId="00000090">
          <w:pPr>
            <w:numPr>
              <w:ilvl w:val="1"/>
              <w:numId w:val="6"/>
            </w:numPr>
            <w:ind w:left="502" w:hanging="360"/>
            <w:rPr>
              <w:ins w:author="Rossi Rossi" w:id="18" w:date="2026-09-22T06:56:59Z"/>
            </w:rPr>
          </w:pPr>
          <w:sdt>
            <w:sdtPr>
              <w:id w:val="-1074318071"/>
              <w:tag w:val="goog_rdk_389"/>
            </w:sdtPr>
            <w:sdtContent>
              <w:ins w:author="Rossi Rossi" w:id="18" w:date="2026-09-22T06:56:59Z"/>
              <w:sdt>
                <w:sdtPr>
                  <w:id w:val="-938438832"/>
                  <w:tag w:val="goog_rdk_39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To continue using the Gemini API, you must secure any unrestricted keys.</w:t>
                    </w:r>
                  </w:ins>
                </w:sdtContent>
              </w:sdt>
              <w:ins w:author="Rossi Rossi" w:id="18" w:date="2026-09-22T06:56:59Z"/>
            </w:sdtContent>
          </w:sdt>
        </w:p>
      </w:sdtContent>
    </w:sdt>
    <w:sdt>
      <w:sdtPr>
        <w:id w:val="1129814970"/>
        <w:tag w:val="goog_rdk_394"/>
      </w:sdtPr>
      <w:sdtContent>
        <w:p w:rsidR="00000000" w:rsidDel="00000000" w:rsidP="00000000" w:rsidRDefault="00000000" w:rsidRPr="00000000" w14:paraId="00000091">
          <w:pPr>
            <w:numPr>
              <w:ilvl w:val="1"/>
              <w:numId w:val="6"/>
            </w:numPr>
            <w:ind w:left="502" w:hanging="360"/>
            <w:rPr>
              <w:ins w:author="Rossi Rossi" w:id="18" w:date="2026-09-22T06:56:59Z"/>
            </w:rPr>
          </w:pPr>
          <w:sdt>
            <w:sdtPr>
              <w:id w:val="-314431119"/>
              <w:tag w:val="goog_rdk_392"/>
            </w:sdtPr>
            <w:sdtContent>
              <w:ins w:author="Rossi Rossi" w:id="18" w:date="2026-09-22T06:56:59Z"/>
              <w:sdt>
                <w:sdtPr>
                  <w:id w:val="-1330463406"/>
                  <w:tag w:val="goog_rdk_39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16099213"/>
        <w:tag w:val="goog_rdk_397"/>
      </w:sdtPr>
      <w:sdtContent>
        <w:p w:rsidR="00000000" w:rsidDel="00000000" w:rsidP="00000000" w:rsidRDefault="00000000" w:rsidRPr="00000000" w14:paraId="00000092">
          <w:pPr>
            <w:numPr>
              <w:ilvl w:val="1"/>
              <w:numId w:val="6"/>
            </w:numPr>
            <w:ind w:left="502" w:hanging="360"/>
            <w:rPr>
              <w:ins w:author="Rossi Rossi" w:id="18" w:date="2026-09-22T06:56:59Z"/>
            </w:rPr>
          </w:pPr>
          <w:sdt>
            <w:sdtPr>
              <w:id w:val="-1662222669"/>
              <w:tag w:val="goog_rdk_395"/>
            </w:sdtPr>
            <w:sdtContent>
              <w:ins w:author="Rossi Rossi" w:id="18" w:date="2026-09-22T06:56:59Z"/>
              <w:sdt>
                <w:sdtPr>
                  <w:id w:val="-49069735"/>
                  <w:tag w:val="goog_rdk_39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Method A: Restrict the key to the Gemini API only (AI Studio)</w:t>
                    </w:r>
                  </w:ins>
                </w:sdtContent>
              </w:sdt>
              <w:ins w:author="Rossi Rossi" w:id="18" w:date="2026-09-22T06:56:59Z"/>
            </w:sdtContent>
          </w:sdt>
        </w:p>
      </w:sdtContent>
    </w:sdt>
    <w:sdt>
      <w:sdtPr>
        <w:id w:val="1300258740"/>
        <w:tag w:val="goog_rdk_400"/>
      </w:sdtPr>
      <w:sdtContent>
        <w:p w:rsidR="00000000" w:rsidDel="00000000" w:rsidP="00000000" w:rsidRDefault="00000000" w:rsidRPr="00000000" w14:paraId="00000093">
          <w:pPr>
            <w:numPr>
              <w:ilvl w:val="1"/>
              <w:numId w:val="6"/>
            </w:numPr>
            <w:ind w:left="502" w:hanging="360"/>
            <w:rPr>
              <w:ins w:author="Rossi Rossi" w:id="18" w:date="2026-09-22T06:56:59Z"/>
            </w:rPr>
          </w:pPr>
          <w:sdt>
            <w:sdtPr>
              <w:id w:val="-2062267787"/>
              <w:tag w:val="goog_rdk_398"/>
            </w:sdtPr>
            <w:sdtContent>
              <w:ins w:author="Rossi Rossi" w:id="18" w:date="2026-09-22T06:56:59Z"/>
              <w:sdt>
                <w:sdtPr>
                  <w:id w:val="-1395993479"/>
                  <w:tag w:val="goog_rdk_39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35935985"/>
        <w:tag w:val="goog_rdk_403"/>
      </w:sdtPr>
      <w:sdtContent>
        <w:p w:rsidR="00000000" w:rsidDel="00000000" w:rsidP="00000000" w:rsidRDefault="00000000" w:rsidRPr="00000000" w14:paraId="00000094">
          <w:pPr>
            <w:numPr>
              <w:ilvl w:val="1"/>
              <w:numId w:val="6"/>
            </w:numPr>
            <w:ind w:left="502" w:hanging="360"/>
            <w:rPr>
              <w:ins w:author="Rossi Rossi" w:id="18" w:date="2026-09-22T06:56:59Z"/>
            </w:rPr>
          </w:pPr>
          <w:sdt>
            <w:sdtPr>
              <w:id w:val="-1251885790"/>
              <w:tag w:val="goog_rdk_401"/>
            </w:sdtPr>
            <w:sdtContent>
              <w:ins w:author="Rossi Rossi" w:id="18" w:date="2026-09-22T06:56:59Z"/>
              <w:sdt>
                <w:sdtPr>
                  <w:id w:val="-5594713"/>
                  <w:tag w:val="goog_rdk_40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only use the key for the Gemini API, secure it directly in AI Studio:</w:t>
                    </w:r>
                  </w:ins>
                </w:sdtContent>
              </w:sdt>
              <w:ins w:author="Rossi Rossi" w:id="18" w:date="2026-09-22T06:56:59Z"/>
            </w:sdtContent>
          </w:sdt>
        </w:p>
      </w:sdtContent>
    </w:sdt>
    <w:sdt>
      <w:sdtPr>
        <w:id w:val="911261122"/>
        <w:tag w:val="goog_rdk_406"/>
      </w:sdtPr>
      <w:sdtContent>
        <w:p w:rsidR="00000000" w:rsidDel="00000000" w:rsidP="00000000" w:rsidRDefault="00000000" w:rsidRPr="00000000" w14:paraId="00000095">
          <w:pPr>
            <w:numPr>
              <w:ilvl w:val="1"/>
              <w:numId w:val="6"/>
            </w:numPr>
            <w:ind w:left="502" w:hanging="360"/>
            <w:rPr>
              <w:ins w:author="Rossi Rossi" w:id="18" w:date="2026-09-22T06:56:59Z"/>
            </w:rPr>
          </w:pPr>
          <w:sdt>
            <w:sdtPr>
              <w:id w:val="-2055892971"/>
              <w:tag w:val="goog_rdk_404"/>
            </w:sdtPr>
            <w:sdtContent>
              <w:ins w:author="Rossi Rossi" w:id="18" w:date="2026-09-22T06:56:59Z"/>
              <w:sdt>
                <w:sdtPr>
                  <w:id w:val="1094960568"/>
                  <w:tag w:val="goog_rdk_40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91373891"/>
        <w:tag w:val="goog_rdk_409"/>
      </w:sdtPr>
      <w:sdtContent>
        <w:p w:rsidR="00000000" w:rsidDel="00000000" w:rsidP="00000000" w:rsidRDefault="00000000" w:rsidRPr="00000000" w14:paraId="00000096">
          <w:pPr>
            <w:numPr>
              <w:ilvl w:val="1"/>
              <w:numId w:val="6"/>
            </w:numPr>
            <w:ind w:left="502" w:hanging="360"/>
            <w:rPr>
              <w:ins w:author="Rossi Rossi" w:id="18" w:date="2026-09-22T06:56:59Z"/>
            </w:rPr>
          </w:pPr>
          <w:sdt>
            <w:sdtPr>
              <w:id w:val="352878789"/>
              <w:tag w:val="goog_rdk_407"/>
            </w:sdtPr>
            <w:sdtContent>
              <w:ins w:author="Rossi Rossi" w:id="18" w:date="2026-09-22T06:56:59Z"/>
              <w:sdt>
                <w:sdtPr>
                  <w:id w:val="1085169374"/>
                  <w:tag w:val="goog_rdk_40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On the **API Keys** page in [Google AI Studio](https://aistudio.google.com/api-keys), locate keys marked with the **Unrestricted** label.</w:t>
                    </w:r>
                  </w:ins>
                </w:sdtContent>
              </w:sdt>
              <w:ins w:author="Rossi Rossi" w:id="18" w:date="2026-09-22T06:56:59Z"/>
            </w:sdtContent>
          </w:sdt>
        </w:p>
      </w:sdtContent>
    </w:sdt>
    <w:sdt>
      <w:sdtPr>
        <w:id w:val="957475997"/>
        <w:tag w:val="goog_rdk_412"/>
      </w:sdtPr>
      <w:sdtContent>
        <w:p w:rsidR="00000000" w:rsidDel="00000000" w:rsidP="00000000" w:rsidRDefault="00000000" w:rsidRPr="00000000" w14:paraId="00000097">
          <w:pPr>
            <w:numPr>
              <w:ilvl w:val="1"/>
              <w:numId w:val="6"/>
            </w:numPr>
            <w:ind w:left="502" w:hanging="360"/>
            <w:rPr>
              <w:ins w:author="Rossi Rossi" w:id="18" w:date="2026-09-22T06:56:59Z"/>
            </w:rPr>
          </w:pPr>
          <w:sdt>
            <w:sdtPr>
              <w:id w:val="-590488203"/>
              <w:tag w:val="goog_rdk_410"/>
            </w:sdtPr>
            <w:sdtContent>
              <w:ins w:author="Rossi Rossi" w:id="18" w:date="2026-09-22T06:56:59Z"/>
              <w:sdt>
                <w:sdtPr>
                  <w:id w:val="1190276835"/>
                  <w:tag w:val="goog_rdk_41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Hover over the label and click **Add restrictions** in the dialog.</w:t>
                    </w:r>
                  </w:ins>
                </w:sdtContent>
              </w:sdt>
              <w:ins w:author="Rossi Rossi" w:id="18" w:date="2026-09-22T06:56:59Z"/>
            </w:sdtContent>
          </w:sdt>
        </w:p>
      </w:sdtContent>
    </w:sdt>
    <w:sdt>
      <w:sdtPr>
        <w:id w:val="-498462701"/>
        <w:tag w:val="goog_rdk_415"/>
      </w:sdtPr>
      <w:sdtContent>
        <w:p w:rsidR="00000000" w:rsidDel="00000000" w:rsidP="00000000" w:rsidRDefault="00000000" w:rsidRPr="00000000" w14:paraId="00000098">
          <w:pPr>
            <w:numPr>
              <w:ilvl w:val="1"/>
              <w:numId w:val="6"/>
            </w:numPr>
            <w:ind w:left="502" w:hanging="360"/>
            <w:rPr>
              <w:ins w:author="Rossi Rossi" w:id="18" w:date="2026-09-22T06:56:59Z"/>
            </w:rPr>
          </w:pPr>
          <w:sdt>
            <w:sdtPr>
              <w:id w:val="-546627054"/>
              <w:tag w:val="goog_rdk_413"/>
            </w:sdtPr>
            <w:sdtContent>
              <w:ins w:author="Rossi Rossi" w:id="18" w:date="2026-09-22T06:56:59Z"/>
              <w:sdt>
                <w:sdtPr>
                  <w:id w:val="-2001548833"/>
                  <w:tag w:val="goog_rdk_41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Select **Restrict to Gemini API only**.</w:t>
                    </w:r>
                  </w:ins>
                </w:sdtContent>
              </w:sdt>
              <w:ins w:author="Rossi Rossi" w:id="18" w:date="2026-09-22T06:56:59Z"/>
            </w:sdtContent>
          </w:sdt>
        </w:p>
      </w:sdtContent>
    </w:sdt>
    <w:sdt>
      <w:sdtPr>
        <w:id w:val="503067039"/>
        <w:tag w:val="goog_rdk_418"/>
      </w:sdtPr>
      <w:sdtContent>
        <w:p w:rsidR="00000000" w:rsidDel="00000000" w:rsidP="00000000" w:rsidRDefault="00000000" w:rsidRPr="00000000" w14:paraId="00000099">
          <w:pPr>
            <w:numPr>
              <w:ilvl w:val="1"/>
              <w:numId w:val="6"/>
            </w:numPr>
            <w:ind w:left="502" w:hanging="360"/>
            <w:rPr>
              <w:ins w:author="Rossi Rossi" w:id="18" w:date="2026-09-22T06:56:59Z"/>
            </w:rPr>
          </w:pPr>
          <w:sdt>
            <w:sdtPr>
              <w:id w:val="-501832470"/>
              <w:tag w:val="goog_rdk_416"/>
            </w:sdtPr>
            <w:sdtContent>
              <w:ins w:author="Rossi Rossi" w:id="18" w:date="2026-09-22T06:56:59Z"/>
              <w:sdt>
                <w:sdtPr>
                  <w:id w:val="1107384349"/>
                  <w:tag w:val="goog_rdk_41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Click **Restrict key** to confirm.</w:t>
                    </w:r>
                  </w:ins>
                </w:sdtContent>
              </w:sdt>
              <w:ins w:author="Rossi Rossi" w:id="18" w:date="2026-09-22T06:56:59Z"/>
            </w:sdtContent>
          </w:sdt>
        </w:p>
      </w:sdtContent>
    </w:sdt>
    <w:sdt>
      <w:sdtPr>
        <w:id w:val="-1762216346"/>
        <w:tag w:val="goog_rdk_421"/>
      </w:sdtPr>
      <w:sdtContent>
        <w:p w:rsidR="00000000" w:rsidDel="00000000" w:rsidP="00000000" w:rsidRDefault="00000000" w:rsidRPr="00000000" w14:paraId="0000009A">
          <w:pPr>
            <w:numPr>
              <w:ilvl w:val="1"/>
              <w:numId w:val="6"/>
            </w:numPr>
            <w:ind w:left="502" w:hanging="360"/>
            <w:rPr>
              <w:ins w:author="Rossi Rossi" w:id="18" w:date="2026-09-22T06:56:59Z"/>
            </w:rPr>
          </w:pPr>
          <w:sdt>
            <w:sdtPr>
              <w:id w:val="-1263578601"/>
              <w:tag w:val="goog_rdk_419"/>
            </w:sdtPr>
            <w:sdtContent>
              <w:ins w:author="Rossi Rossi" w:id="18" w:date="2026-09-22T06:56:59Z"/>
              <w:sdt>
                <w:sdtPr>
                  <w:id w:val="-445258318"/>
                  <w:tag w:val="goog_rdk_42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21243791"/>
        <w:tag w:val="goog_rdk_424"/>
      </w:sdtPr>
      <w:sdtContent>
        <w:p w:rsidR="00000000" w:rsidDel="00000000" w:rsidP="00000000" w:rsidRDefault="00000000" w:rsidRPr="00000000" w14:paraId="0000009B">
          <w:pPr>
            <w:numPr>
              <w:ilvl w:val="1"/>
              <w:numId w:val="6"/>
            </w:numPr>
            <w:ind w:left="502" w:hanging="360"/>
            <w:rPr>
              <w:ins w:author="Rossi Rossi" w:id="18" w:date="2026-09-22T06:56:59Z"/>
            </w:rPr>
          </w:pPr>
          <w:sdt>
            <w:sdtPr>
              <w:id w:val="-111183499"/>
              <w:tag w:val="goog_rdk_422"/>
            </w:sdtPr>
            <w:sdtContent>
              <w:ins w:author="Rossi Rossi" w:id="18" w:date="2026-09-22T06:56:59Z"/>
              <w:sdt>
                <w:sdtPr>
                  <w:id w:val="166871860"/>
                  <w:tag w:val="goog_rdk_42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w:t>
                    </w:r>
                  </w:ins>
                </w:sdtContent>
              </w:sdt>
              <w:ins w:author="Rossi Rossi" w:id="18" w:date="2026-09-22T06:56:59Z"/>
            </w:sdtContent>
          </w:sdt>
        </w:p>
      </w:sdtContent>
    </w:sdt>
    <w:sdt>
      <w:sdtPr>
        <w:id w:val="-167899155"/>
        <w:tag w:val="goog_rdk_427"/>
      </w:sdtPr>
      <w:sdtContent>
        <w:p w:rsidR="00000000" w:rsidDel="00000000" w:rsidP="00000000" w:rsidRDefault="00000000" w:rsidRPr="00000000" w14:paraId="0000009C">
          <w:pPr>
            <w:numPr>
              <w:ilvl w:val="1"/>
              <w:numId w:val="6"/>
            </w:numPr>
            <w:ind w:left="502" w:hanging="360"/>
            <w:rPr>
              <w:ins w:author="Rossi Rossi" w:id="18" w:date="2026-09-22T06:56:59Z"/>
            </w:rPr>
          </w:pPr>
          <w:sdt>
            <w:sdtPr>
              <w:id w:val="203205007"/>
              <w:tag w:val="goog_rdk_425"/>
            </w:sdtPr>
            <w:sdtContent>
              <w:ins w:author="Rossi Rossi" w:id="18" w:date="2026-09-22T06:56:59Z"/>
              <w:sdt>
                <w:sdtPr>
                  <w:id w:val="212891390"/>
                  <w:tag w:val="goog_rdk_42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 To restrict an API key, you must have the `apikeys.keys.update` permission on the associated Google Cloud project. This permission is included in roles like **API Keys Admin** or **Editor**.</w:t>
                    </w:r>
                  </w:ins>
                </w:sdtContent>
              </w:sdt>
              <w:ins w:author="Rossi Rossi" w:id="18" w:date="2026-09-22T06:56:59Z"/>
            </w:sdtContent>
          </w:sdt>
        </w:p>
      </w:sdtContent>
    </w:sdt>
    <w:sdt>
      <w:sdtPr>
        <w:id w:val="-2126727240"/>
        <w:tag w:val="goog_rdk_430"/>
      </w:sdtPr>
      <w:sdtContent>
        <w:p w:rsidR="00000000" w:rsidDel="00000000" w:rsidP="00000000" w:rsidRDefault="00000000" w:rsidRPr="00000000" w14:paraId="0000009D">
          <w:pPr>
            <w:numPr>
              <w:ilvl w:val="1"/>
              <w:numId w:val="6"/>
            </w:numPr>
            <w:ind w:left="502" w:hanging="360"/>
            <w:rPr>
              <w:ins w:author="Rossi Rossi" w:id="18" w:date="2026-09-22T06:56:59Z"/>
            </w:rPr>
          </w:pPr>
          <w:sdt>
            <w:sdtPr>
              <w:id w:val="-1567187437"/>
              <w:tag w:val="goog_rdk_428"/>
            </w:sdtPr>
            <w:sdtContent>
              <w:ins w:author="Rossi Rossi" w:id="18" w:date="2026-09-22T06:56:59Z"/>
              <w:sdt>
                <w:sdtPr>
                  <w:id w:val="-1350648689"/>
                  <w:tag w:val="goog_rdk_42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72705925"/>
        <w:tag w:val="goog_rdk_433"/>
      </w:sdtPr>
      <w:sdtContent>
        <w:p w:rsidR="00000000" w:rsidDel="00000000" w:rsidP="00000000" w:rsidRDefault="00000000" w:rsidRPr="00000000" w14:paraId="0000009E">
          <w:pPr>
            <w:numPr>
              <w:ilvl w:val="1"/>
              <w:numId w:val="6"/>
            </w:numPr>
            <w:ind w:left="502" w:hanging="360"/>
            <w:rPr>
              <w:ins w:author="Rossi Rossi" w:id="18" w:date="2026-09-22T06:56:59Z"/>
            </w:rPr>
          </w:pPr>
          <w:sdt>
            <w:sdtPr>
              <w:id w:val="2103917086"/>
              <w:tag w:val="goog_rdk_431"/>
            </w:sdtPr>
            <w:sdtContent>
              <w:ins w:author="Rossi Rossi" w:id="18" w:date="2026-09-22T06:56:59Z"/>
              <w:sdt>
                <w:sdtPr>
                  <w:id w:val="1430984165"/>
                  <w:tag w:val="goog_rdk_43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Method B: Restrict the key for other services (Google Cloud Console)</w:t>
                    </w:r>
                  </w:ins>
                </w:sdtContent>
              </w:sdt>
              <w:ins w:author="Rossi Rossi" w:id="18" w:date="2026-09-22T06:56:59Z"/>
            </w:sdtContent>
          </w:sdt>
        </w:p>
      </w:sdtContent>
    </w:sdt>
    <w:sdt>
      <w:sdtPr>
        <w:id w:val="1078155727"/>
        <w:tag w:val="goog_rdk_436"/>
      </w:sdtPr>
      <w:sdtContent>
        <w:p w:rsidR="00000000" w:rsidDel="00000000" w:rsidP="00000000" w:rsidRDefault="00000000" w:rsidRPr="00000000" w14:paraId="0000009F">
          <w:pPr>
            <w:numPr>
              <w:ilvl w:val="1"/>
              <w:numId w:val="6"/>
            </w:numPr>
            <w:ind w:left="502" w:hanging="360"/>
            <w:rPr>
              <w:ins w:author="Rossi Rossi" w:id="18" w:date="2026-09-22T06:56:59Z"/>
            </w:rPr>
          </w:pPr>
          <w:sdt>
            <w:sdtPr>
              <w:id w:val="194352773"/>
              <w:tag w:val="goog_rdk_434"/>
            </w:sdtPr>
            <w:sdtContent>
              <w:ins w:author="Rossi Rossi" w:id="18" w:date="2026-09-22T06:56:59Z"/>
              <w:sdt>
                <w:sdtPr>
                  <w:id w:val="-513774842"/>
                  <w:tag w:val="goog_rdk_43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39387407"/>
        <w:tag w:val="goog_rdk_439"/>
      </w:sdtPr>
      <w:sdtContent>
        <w:p w:rsidR="00000000" w:rsidDel="00000000" w:rsidP="00000000" w:rsidRDefault="00000000" w:rsidRPr="00000000" w14:paraId="000000A0">
          <w:pPr>
            <w:numPr>
              <w:ilvl w:val="1"/>
              <w:numId w:val="6"/>
            </w:numPr>
            <w:ind w:left="502" w:hanging="360"/>
            <w:rPr>
              <w:ins w:author="Rossi Rossi" w:id="18" w:date="2026-09-22T06:56:59Z"/>
            </w:rPr>
          </w:pPr>
          <w:sdt>
            <w:sdtPr>
              <w:id w:val="834542925"/>
              <w:tag w:val="goog_rdk_437"/>
            </w:sdtPr>
            <w:sdtContent>
              <w:ins w:author="Rossi Rossi" w:id="18" w:date="2026-09-22T06:56:59Z"/>
              <w:sdt>
                <w:sdtPr>
                  <w:id w:val="-1476969486"/>
                  <w:tag w:val="goog_rdk_43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the key is shared with other Google APIs (not recommended), restrict it in</w:t>
                    </w:r>
                  </w:ins>
                </w:sdtContent>
              </w:sdt>
              <w:ins w:author="Rossi Rossi" w:id="18" w:date="2026-09-22T06:56:59Z"/>
            </w:sdtContent>
          </w:sdt>
        </w:p>
      </w:sdtContent>
    </w:sdt>
    <w:sdt>
      <w:sdtPr>
        <w:id w:val="-1656228798"/>
        <w:tag w:val="goog_rdk_442"/>
      </w:sdtPr>
      <w:sdtContent>
        <w:p w:rsidR="00000000" w:rsidDel="00000000" w:rsidP="00000000" w:rsidRDefault="00000000" w:rsidRPr="00000000" w14:paraId="000000A1">
          <w:pPr>
            <w:numPr>
              <w:ilvl w:val="1"/>
              <w:numId w:val="6"/>
            </w:numPr>
            <w:ind w:left="502" w:hanging="360"/>
            <w:rPr>
              <w:ins w:author="Rossi Rossi" w:id="18" w:date="2026-09-22T06:56:59Z"/>
            </w:rPr>
          </w:pPr>
          <w:sdt>
            <w:sdtPr>
              <w:id w:val="2121381540"/>
              <w:tag w:val="goog_rdk_440"/>
            </w:sdtPr>
            <w:sdtContent>
              <w:ins w:author="Rossi Rossi" w:id="18" w:date="2026-09-22T06:56:59Z"/>
              <w:sdt>
                <w:sdtPr>
                  <w:id w:val="1358684092"/>
                  <w:tag w:val="goog_rdk_44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the Cloud Console. **Note: Gemini API requests using this key will fail after</w:t>
                    </w:r>
                  </w:ins>
                </w:sdtContent>
              </w:sdt>
              <w:ins w:author="Rossi Rossi" w:id="18" w:date="2026-09-22T06:56:59Z"/>
            </w:sdtContent>
          </w:sdt>
        </w:p>
      </w:sdtContent>
    </w:sdt>
    <w:sdt>
      <w:sdtPr>
        <w:id w:val="165121606"/>
        <w:tag w:val="goog_rdk_445"/>
      </w:sdtPr>
      <w:sdtContent>
        <w:p w:rsidR="00000000" w:rsidDel="00000000" w:rsidP="00000000" w:rsidRDefault="00000000" w:rsidRPr="00000000" w14:paraId="000000A2">
          <w:pPr>
            <w:numPr>
              <w:ilvl w:val="1"/>
              <w:numId w:val="6"/>
            </w:numPr>
            <w:ind w:left="502" w:hanging="360"/>
            <w:rPr>
              <w:ins w:author="Rossi Rossi" w:id="18" w:date="2026-09-22T06:56:59Z"/>
            </w:rPr>
          </w:pPr>
          <w:sdt>
            <w:sdtPr>
              <w:id w:val="-174193366"/>
              <w:tag w:val="goog_rdk_443"/>
            </w:sdtPr>
            <w:sdtContent>
              <w:ins w:author="Rossi Rossi" w:id="18" w:date="2026-09-22T06:56:59Z"/>
              <w:sdt>
                <w:sdtPr>
                  <w:id w:val="137123115"/>
                  <w:tag w:val="goog_rdk_44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these restrictions are applied.**</w:t>
                    </w:r>
                  </w:ins>
                </w:sdtContent>
              </w:sdt>
              <w:ins w:author="Rossi Rossi" w:id="18" w:date="2026-09-22T06:56:59Z"/>
            </w:sdtContent>
          </w:sdt>
        </w:p>
      </w:sdtContent>
    </w:sdt>
    <w:sdt>
      <w:sdtPr>
        <w:id w:val="572457775"/>
        <w:tag w:val="goog_rdk_448"/>
      </w:sdtPr>
      <w:sdtContent>
        <w:p w:rsidR="00000000" w:rsidDel="00000000" w:rsidP="00000000" w:rsidRDefault="00000000" w:rsidRPr="00000000" w14:paraId="000000A3">
          <w:pPr>
            <w:numPr>
              <w:ilvl w:val="1"/>
              <w:numId w:val="6"/>
            </w:numPr>
            <w:ind w:left="502" w:hanging="360"/>
            <w:rPr>
              <w:ins w:author="Rossi Rossi" w:id="18" w:date="2026-09-22T06:56:59Z"/>
            </w:rPr>
          </w:pPr>
          <w:sdt>
            <w:sdtPr>
              <w:id w:val="1158722074"/>
              <w:tag w:val="goog_rdk_446"/>
            </w:sdtPr>
            <w:sdtContent>
              <w:ins w:author="Rossi Rossi" w:id="18" w:date="2026-09-22T06:56:59Z"/>
              <w:sdt>
                <w:sdtPr>
                  <w:id w:val="-672160523"/>
                  <w:tag w:val="goog_rdk_44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78453313"/>
        <w:tag w:val="goog_rdk_451"/>
      </w:sdtPr>
      <w:sdtContent>
        <w:p w:rsidR="00000000" w:rsidDel="00000000" w:rsidP="00000000" w:rsidRDefault="00000000" w:rsidRPr="00000000" w14:paraId="000000A4">
          <w:pPr>
            <w:numPr>
              <w:ilvl w:val="1"/>
              <w:numId w:val="6"/>
            </w:numPr>
            <w:ind w:left="502" w:hanging="360"/>
            <w:rPr>
              <w:ins w:author="Rossi Rossi" w:id="18" w:date="2026-09-22T06:56:59Z"/>
            </w:rPr>
          </w:pPr>
          <w:sdt>
            <w:sdtPr>
              <w:id w:val="-1536701569"/>
              <w:tag w:val="goog_rdk_449"/>
            </w:sdtPr>
            <w:sdtContent>
              <w:ins w:author="Rossi Rossi" w:id="18" w:date="2026-09-22T06:56:59Z"/>
              <w:sdt>
                <w:sdtPr>
                  <w:id w:val="-1769418778"/>
                  <w:tag w:val="goog_rdk_45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Visit the [Google Cloud Console Credentials page](https://console.cloud.google.com/apis/credentials).</w:t>
                    </w:r>
                  </w:ins>
                </w:sdtContent>
              </w:sdt>
              <w:ins w:author="Rossi Rossi" w:id="18" w:date="2026-09-22T06:56:59Z"/>
            </w:sdtContent>
          </w:sdt>
        </w:p>
      </w:sdtContent>
    </w:sdt>
    <w:sdt>
      <w:sdtPr>
        <w:id w:val="484995229"/>
        <w:tag w:val="goog_rdk_454"/>
      </w:sdtPr>
      <w:sdtContent>
        <w:p w:rsidR="00000000" w:rsidDel="00000000" w:rsidP="00000000" w:rsidRDefault="00000000" w:rsidRPr="00000000" w14:paraId="000000A5">
          <w:pPr>
            <w:numPr>
              <w:ilvl w:val="1"/>
              <w:numId w:val="6"/>
            </w:numPr>
            <w:ind w:left="502" w:hanging="360"/>
            <w:rPr>
              <w:ins w:author="Rossi Rossi" w:id="18" w:date="2026-09-22T06:56:59Z"/>
            </w:rPr>
          </w:pPr>
          <w:sdt>
            <w:sdtPr>
              <w:id w:val="-620679859"/>
              <w:tag w:val="goog_rdk_452"/>
            </w:sdtPr>
            <w:sdtContent>
              <w:ins w:author="Rossi Rossi" w:id="18" w:date="2026-09-22T06:56:59Z"/>
              <w:sdt>
                <w:sdtPr>
                  <w:id w:val="1602703535"/>
                  <w:tag w:val="goog_rdk_45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Select the project and the API key.</w:t>
                    </w:r>
                  </w:ins>
                </w:sdtContent>
              </w:sdt>
              <w:ins w:author="Rossi Rossi" w:id="18" w:date="2026-09-22T06:56:59Z"/>
            </w:sdtContent>
          </w:sdt>
        </w:p>
      </w:sdtContent>
    </w:sdt>
    <w:sdt>
      <w:sdtPr>
        <w:id w:val="1952994063"/>
        <w:tag w:val="goog_rdk_457"/>
      </w:sdtPr>
      <w:sdtContent>
        <w:p w:rsidR="00000000" w:rsidDel="00000000" w:rsidP="00000000" w:rsidRDefault="00000000" w:rsidRPr="00000000" w14:paraId="000000A6">
          <w:pPr>
            <w:numPr>
              <w:ilvl w:val="1"/>
              <w:numId w:val="6"/>
            </w:numPr>
            <w:ind w:left="502" w:hanging="360"/>
            <w:rPr>
              <w:ins w:author="Rossi Rossi" w:id="18" w:date="2026-09-22T06:56:59Z"/>
            </w:rPr>
          </w:pPr>
          <w:sdt>
            <w:sdtPr>
              <w:id w:val="-423951780"/>
              <w:tag w:val="goog_rdk_455"/>
            </w:sdtPr>
            <w:sdtContent>
              <w:ins w:author="Rossi Rossi" w:id="18" w:date="2026-09-22T06:56:59Z"/>
              <w:sdt>
                <w:sdtPr>
                  <w:id w:val="764882002"/>
                  <w:tag w:val="goog_rdk_45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Under **API restrictions** , use the **Select API restrictions** drop-down to select the APIs you want this key to access. Do not select the **Generative</w:t>
                    </w:r>
                  </w:ins>
                </w:sdtContent>
              </w:sdt>
              <w:ins w:author="Rossi Rossi" w:id="18" w:date="2026-09-22T06:56:59Z"/>
            </w:sdtContent>
          </w:sdt>
        </w:p>
      </w:sdtContent>
    </w:sdt>
    <w:sdt>
      <w:sdtPr>
        <w:id w:val="1053271386"/>
        <w:tag w:val="goog_rdk_460"/>
      </w:sdtPr>
      <w:sdtContent>
        <w:p w:rsidR="00000000" w:rsidDel="00000000" w:rsidP="00000000" w:rsidRDefault="00000000" w:rsidRPr="00000000" w14:paraId="000000A7">
          <w:pPr>
            <w:numPr>
              <w:ilvl w:val="1"/>
              <w:numId w:val="6"/>
            </w:numPr>
            <w:ind w:left="502" w:hanging="360"/>
            <w:rPr>
              <w:ins w:author="Rossi Rossi" w:id="18" w:date="2026-09-22T06:56:59Z"/>
            </w:rPr>
          </w:pPr>
          <w:sdt>
            <w:sdtPr>
              <w:id w:val="-2036904767"/>
              <w:tag w:val="goog_rdk_458"/>
            </w:sdtPr>
            <w:sdtContent>
              <w:ins w:author="Rossi Rossi" w:id="18" w:date="2026-09-22T06:56:59Z"/>
              <w:sdt>
                <w:sdtPr>
                  <w:id w:val="-887975319"/>
                  <w:tag w:val="goog_rdk_45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Language API**.</w:t>
                    </w:r>
                  </w:ins>
                </w:sdtContent>
              </w:sdt>
              <w:ins w:author="Rossi Rossi" w:id="18" w:date="2026-09-22T06:56:59Z"/>
            </w:sdtContent>
          </w:sdt>
        </w:p>
      </w:sdtContent>
    </w:sdt>
    <w:sdt>
      <w:sdtPr>
        <w:id w:val="-1692353879"/>
        <w:tag w:val="goog_rdk_463"/>
      </w:sdtPr>
      <w:sdtContent>
        <w:p w:rsidR="00000000" w:rsidDel="00000000" w:rsidP="00000000" w:rsidRDefault="00000000" w:rsidRPr="00000000" w14:paraId="000000A8">
          <w:pPr>
            <w:numPr>
              <w:ilvl w:val="1"/>
              <w:numId w:val="6"/>
            </w:numPr>
            <w:ind w:left="502" w:hanging="360"/>
            <w:rPr>
              <w:ins w:author="Rossi Rossi" w:id="18" w:date="2026-09-22T06:56:59Z"/>
            </w:rPr>
          </w:pPr>
          <w:sdt>
            <w:sdtPr>
              <w:id w:val="2090108168"/>
              <w:tag w:val="goog_rdk_461"/>
            </w:sdtPr>
            <w:sdtContent>
              <w:ins w:author="Rossi Rossi" w:id="18" w:date="2026-09-22T06:56:59Z"/>
              <w:sdt>
                <w:sdtPr>
                  <w:id w:val="-101249623"/>
                  <w:tag w:val="goog_rdk_46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Click **Save**. Create a separate, restricted key in AI Studio to continue using the Gemini API.</w:t>
                    </w:r>
                  </w:ins>
                </w:sdtContent>
              </w:sdt>
              <w:ins w:author="Rossi Rossi" w:id="18" w:date="2026-09-22T06:56:59Z"/>
            </w:sdtContent>
          </w:sdt>
        </w:p>
      </w:sdtContent>
    </w:sdt>
    <w:sdt>
      <w:sdtPr>
        <w:id w:val="-1732274036"/>
        <w:tag w:val="goog_rdk_466"/>
      </w:sdtPr>
      <w:sdtContent>
        <w:p w:rsidR="00000000" w:rsidDel="00000000" w:rsidP="00000000" w:rsidRDefault="00000000" w:rsidRPr="00000000" w14:paraId="000000A9">
          <w:pPr>
            <w:numPr>
              <w:ilvl w:val="1"/>
              <w:numId w:val="6"/>
            </w:numPr>
            <w:ind w:left="502" w:hanging="360"/>
            <w:rPr>
              <w:ins w:author="Rossi Rossi" w:id="18" w:date="2026-09-22T06:56:59Z"/>
            </w:rPr>
          </w:pPr>
          <w:sdt>
            <w:sdtPr>
              <w:id w:val="-1303558910"/>
              <w:tag w:val="goog_rdk_464"/>
            </w:sdtPr>
            <w:sdtContent>
              <w:ins w:author="Rossi Rossi" w:id="18" w:date="2026-09-22T06:56:59Z"/>
              <w:sdt>
                <w:sdtPr>
                  <w:id w:val="1713390653"/>
                  <w:tag w:val="goog_rdk_46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25099412"/>
        <w:tag w:val="goog_rdk_469"/>
      </w:sdtPr>
      <w:sdtContent>
        <w:p w:rsidR="00000000" w:rsidDel="00000000" w:rsidP="00000000" w:rsidRDefault="00000000" w:rsidRPr="00000000" w14:paraId="000000AA">
          <w:pPr>
            <w:numPr>
              <w:ilvl w:val="1"/>
              <w:numId w:val="6"/>
            </w:numPr>
            <w:ind w:left="502" w:hanging="360"/>
            <w:rPr>
              <w:ins w:author="Rossi Rossi" w:id="18" w:date="2026-09-22T06:56:59Z"/>
            </w:rPr>
          </w:pPr>
          <w:sdt>
            <w:sdtPr>
              <w:id w:val="-1942944193"/>
              <w:tag w:val="goog_rdk_467"/>
            </w:sdtPr>
            <w:sdtContent>
              <w:ins w:author="Rossi Rossi" w:id="18" w:date="2026-09-22T06:56:59Z"/>
              <w:sdt>
                <w:sdtPr>
                  <w:id w:val="-1360377707"/>
                  <w:tag w:val="goog_rdk_46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Blocked dormant keys</w:t>
                    </w:r>
                  </w:ins>
                </w:sdtContent>
              </w:sdt>
              <w:ins w:author="Rossi Rossi" w:id="18" w:date="2026-09-22T06:56:59Z"/>
            </w:sdtContent>
          </w:sdt>
        </w:p>
      </w:sdtContent>
    </w:sdt>
    <w:sdt>
      <w:sdtPr>
        <w:id w:val="-944578744"/>
        <w:tag w:val="goog_rdk_472"/>
      </w:sdtPr>
      <w:sdtContent>
        <w:p w:rsidR="00000000" w:rsidDel="00000000" w:rsidP="00000000" w:rsidRDefault="00000000" w:rsidRPr="00000000" w14:paraId="000000AB">
          <w:pPr>
            <w:numPr>
              <w:ilvl w:val="1"/>
              <w:numId w:val="6"/>
            </w:numPr>
            <w:ind w:left="502" w:hanging="360"/>
            <w:rPr>
              <w:ins w:author="Rossi Rossi" w:id="18" w:date="2026-09-22T06:56:59Z"/>
            </w:rPr>
          </w:pPr>
          <w:sdt>
            <w:sdtPr>
              <w:id w:val="-1620579512"/>
              <w:tag w:val="goog_rdk_470"/>
            </w:sdtPr>
            <w:sdtContent>
              <w:ins w:author="Rossi Rossi" w:id="18" w:date="2026-09-22T06:56:59Z"/>
              <w:sdt>
                <w:sdtPr>
                  <w:id w:val="-1751287310"/>
                  <w:tag w:val="goog_rdk_47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98460161"/>
        <w:tag w:val="goog_rdk_475"/>
      </w:sdtPr>
      <w:sdtContent>
        <w:p w:rsidR="00000000" w:rsidDel="00000000" w:rsidP="00000000" w:rsidRDefault="00000000" w:rsidRPr="00000000" w14:paraId="000000AC">
          <w:pPr>
            <w:numPr>
              <w:ilvl w:val="1"/>
              <w:numId w:val="6"/>
            </w:numPr>
            <w:ind w:left="502" w:hanging="360"/>
            <w:rPr>
              <w:ins w:author="Rossi Rossi" w:id="18" w:date="2026-09-22T06:56:59Z"/>
            </w:rPr>
          </w:pPr>
          <w:sdt>
            <w:sdtPr>
              <w:id w:val="-1363959723"/>
              <w:tag w:val="goog_rdk_473"/>
            </w:sdtPr>
            <w:sdtContent>
              <w:ins w:author="Rossi Rossi" w:id="18" w:date="2026-09-22T06:56:59Z"/>
              <w:sdt>
                <w:sdtPr>
                  <w:id w:val="944108670"/>
                  <w:tag w:val="goog_rdk_47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Starting May 7, 2026, the Gemini API blocks unrestricted API keys that have</w:t>
                    </w:r>
                  </w:ins>
                </w:sdtContent>
              </w:sdt>
              <w:ins w:author="Rossi Rossi" w:id="18" w:date="2026-09-22T06:56:59Z"/>
            </w:sdtContent>
          </w:sdt>
        </w:p>
      </w:sdtContent>
    </w:sdt>
    <w:sdt>
      <w:sdtPr>
        <w:id w:val="1619508459"/>
        <w:tag w:val="goog_rdk_478"/>
      </w:sdtPr>
      <w:sdtContent>
        <w:p w:rsidR="00000000" w:rsidDel="00000000" w:rsidP="00000000" w:rsidRDefault="00000000" w:rsidRPr="00000000" w14:paraId="000000AD">
          <w:pPr>
            <w:numPr>
              <w:ilvl w:val="1"/>
              <w:numId w:val="6"/>
            </w:numPr>
            <w:ind w:left="502" w:hanging="360"/>
            <w:rPr>
              <w:ins w:author="Rossi Rossi" w:id="18" w:date="2026-09-22T06:56:59Z"/>
            </w:rPr>
          </w:pPr>
          <w:sdt>
            <w:sdtPr>
              <w:id w:val="1256146053"/>
              <w:tag w:val="goog_rdk_476"/>
            </w:sdtPr>
            <w:sdtContent>
              <w:ins w:author="Rossi Rossi" w:id="18" w:date="2026-09-22T06:56:59Z"/>
              <w:sdt>
                <w:sdtPr>
                  <w:id w:val="-623341118"/>
                  <w:tag w:val="goog_rdk_47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been dormant for an extended period. These keys show a **Blocked** tag in AI</w:t>
                    </w:r>
                  </w:ins>
                </w:sdtContent>
              </w:sdt>
              <w:ins w:author="Rossi Rossi" w:id="18" w:date="2026-09-22T06:56:59Z"/>
            </w:sdtContent>
          </w:sdt>
        </w:p>
      </w:sdtContent>
    </w:sdt>
    <w:sdt>
      <w:sdtPr>
        <w:id w:val="229235203"/>
        <w:tag w:val="goog_rdk_481"/>
      </w:sdtPr>
      <w:sdtContent>
        <w:p w:rsidR="00000000" w:rsidDel="00000000" w:rsidP="00000000" w:rsidRDefault="00000000" w:rsidRPr="00000000" w14:paraId="000000AE">
          <w:pPr>
            <w:numPr>
              <w:ilvl w:val="1"/>
              <w:numId w:val="6"/>
            </w:numPr>
            <w:ind w:left="502" w:hanging="360"/>
            <w:rPr>
              <w:ins w:author="Rossi Rossi" w:id="18" w:date="2026-09-22T06:56:59Z"/>
            </w:rPr>
          </w:pPr>
          <w:sdt>
            <w:sdtPr>
              <w:id w:val="-1282381899"/>
              <w:tag w:val="goog_rdk_479"/>
            </w:sdtPr>
            <w:sdtContent>
              <w:ins w:author="Rossi Rossi" w:id="18" w:date="2026-09-22T06:56:59Z"/>
              <w:sdt>
                <w:sdtPr>
                  <w:id w:val="180845226"/>
                  <w:tag w:val="goog_rdk_48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Studio. You must generate a new key or use an existing restricted key to</w:t>
                    </w:r>
                  </w:ins>
                </w:sdtContent>
              </w:sdt>
              <w:ins w:author="Rossi Rossi" w:id="18" w:date="2026-09-22T06:56:59Z"/>
            </w:sdtContent>
          </w:sdt>
        </w:p>
      </w:sdtContent>
    </w:sdt>
    <w:sdt>
      <w:sdtPr>
        <w:id w:val="-311413906"/>
        <w:tag w:val="goog_rdk_484"/>
      </w:sdtPr>
      <w:sdtContent>
        <w:p w:rsidR="00000000" w:rsidDel="00000000" w:rsidP="00000000" w:rsidRDefault="00000000" w:rsidRPr="00000000" w14:paraId="000000AF">
          <w:pPr>
            <w:numPr>
              <w:ilvl w:val="1"/>
              <w:numId w:val="6"/>
            </w:numPr>
            <w:ind w:left="502" w:hanging="360"/>
            <w:rPr>
              <w:ins w:author="Rossi Rossi" w:id="18" w:date="2026-09-22T06:56:59Z"/>
            </w:rPr>
          </w:pPr>
          <w:sdt>
            <w:sdtPr>
              <w:id w:val="-1651829125"/>
              <w:tag w:val="goog_rdk_482"/>
            </w:sdtPr>
            <w:sdtContent>
              <w:ins w:author="Rossi Rossi" w:id="18" w:date="2026-09-22T06:56:59Z"/>
              <w:sdt>
                <w:sdtPr>
                  <w:id w:val="1063798057"/>
                  <w:tag w:val="goog_rdk_48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continue.</w:t>
                    </w:r>
                  </w:ins>
                </w:sdtContent>
              </w:sdt>
              <w:ins w:author="Rossi Rossi" w:id="18" w:date="2026-09-22T06:56:59Z"/>
            </w:sdtContent>
          </w:sdt>
        </w:p>
      </w:sdtContent>
    </w:sdt>
    <w:sdt>
      <w:sdtPr>
        <w:id w:val="232642832"/>
        <w:tag w:val="goog_rdk_487"/>
      </w:sdtPr>
      <w:sdtContent>
        <w:p w:rsidR="00000000" w:rsidDel="00000000" w:rsidP="00000000" w:rsidRDefault="00000000" w:rsidRPr="00000000" w14:paraId="000000B0">
          <w:pPr>
            <w:numPr>
              <w:ilvl w:val="1"/>
              <w:numId w:val="6"/>
            </w:numPr>
            <w:ind w:left="502" w:hanging="360"/>
            <w:rPr>
              <w:ins w:author="Rossi Rossi" w:id="18" w:date="2026-09-22T06:56:59Z"/>
            </w:rPr>
          </w:pPr>
          <w:sdt>
            <w:sdtPr>
              <w:id w:val="1404761933"/>
              <w:tag w:val="goog_rdk_485"/>
            </w:sdtPr>
            <w:sdtContent>
              <w:ins w:author="Rossi Rossi" w:id="18" w:date="2026-09-22T06:56:59Z"/>
              <w:sdt>
                <w:sdtPr>
                  <w:id w:val="1942857514"/>
                  <w:tag w:val="goog_rdk_48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23744614"/>
        <w:tag w:val="goog_rdk_490"/>
      </w:sdtPr>
      <w:sdtContent>
        <w:p w:rsidR="00000000" w:rsidDel="00000000" w:rsidP="00000000" w:rsidRDefault="00000000" w:rsidRPr="00000000" w14:paraId="000000B1">
          <w:pPr>
            <w:numPr>
              <w:ilvl w:val="1"/>
              <w:numId w:val="6"/>
            </w:numPr>
            <w:ind w:left="502" w:hanging="360"/>
            <w:rPr>
              <w:ins w:author="Rossi Rossi" w:id="18" w:date="2026-09-22T06:56:59Z"/>
            </w:rPr>
          </w:pPr>
          <w:sdt>
            <w:sdtPr>
              <w:id w:val="1083405956"/>
              <w:tag w:val="goog_rdk_488"/>
            </w:sdtPr>
            <w:sdtContent>
              <w:ins w:author="Rossi Rossi" w:id="18" w:date="2026-09-22T06:56:59Z"/>
              <w:sdt>
                <w:sdtPr>
                  <w:id w:val="-252266985"/>
                  <w:tag w:val="goog_rdk_48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Migrate to an auth key</w:t>
                    </w:r>
                  </w:ins>
                </w:sdtContent>
              </w:sdt>
              <w:ins w:author="Rossi Rossi" w:id="18" w:date="2026-09-22T06:56:59Z"/>
            </w:sdtContent>
          </w:sdt>
        </w:p>
      </w:sdtContent>
    </w:sdt>
    <w:sdt>
      <w:sdtPr>
        <w:id w:val="1309651780"/>
        <w:tag w:val="goog_rdk_493"/>
      </w:sdtPr>
      <w:sdtContent>
        <w:p w:rsidR="00000000" w:rsidDel="00000000" w:rsidP="00000000" w:rsidRDefault="00000000" w:rsidRPr="00000000" w14:paraId="000000B2">
          <w:pPr>
            <w:numPr>
              <w:ilvl w:val="1"/>
              <w:numId w:val="6"/>
            </w:numPr>
            <w:ind w:left="502" w:hanging="360"/>
            <w:rPr>
              <w:ins w:author="Rossi Rossi" w:id="18" w:date="2026-09-22T06:56:59Z"/>
            </w:rPr>
          </w:pPr>
          <w:sdt>
            <w:sdtPr>
              <w:id w:val="1301873467"/>
              <w:tag w:val="goog_rdk_491"/>
            </w:sdtPr>
            <w:sdtContent>
              <w:ins w:author="Rossi Rossi" w:id="18" w:date="2026-09-22T06:56:59Z"/>
              <w:sdt>
                <w:sdtPr>
                  <w:id w:val="-1988773905"/>
                  <w:tag w:val="goog_rdk_49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39805922"/>
        <w:tag w:val="goog_rdk_496"/>
      </w:sdtPr>
      <w:sdtContent>
        <w:p w:rsidR="00000000" w:rsidDel="00000000" w:rsidP="00000000" w:rsidRDefault="00000000" w:rsidRPr="00000000" w14:paraId="000000B3">
          <w:pPr>
            <w:numPr>
              <w:ilvl w:val="1"/>
              <w:numId w:val="6"/>
            </w:numPr>
            <w:ind w:left="502" w:hanging="360"/>
            <w:rPr>
              <w:ins w:author="Rossi Rossi" w:id="18" w:date="2026-09-22T06:56:59Z"/>
            </w:rPr>
          </w:pPr>
          <w:sdt>
            <w:sdtPr>
              <w:id w:val="-1356506425"/>
              <w:tag w:val="goog_rdk_494"/>
            </w:sdtPr>
            <w:sdtContent>
              <w:ins w:author="Rossi Rossi" w:id="18" w:date="2026-09-22T06:56:59Z"/>
              <w:sdt>
                <w:sdtPr>
                  <w:id w:val="-2014281211"/>
                  <w:tag w:val="goog_rdk_49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Follow these steps to create a new auth API key and update your applications:</w:t>
                    </w:r>
                  </w:ins>
                </w:sdtContent>
              </w:sdt>
              <w:ins w:author="Rossi Rossi" w:id="18" w:date="2026-09-22T06:56:59Z"/>
            </w:sdtContent>
          </w:sdt>
        </w:p>
      </w:sdtContent>
    </w:sdt>
    <w:sdt>
      <w:sdtPr>
        <w:id w:val="-773043314"/>
        <w:tag w:val="goog_rdk_499"/>
      </w:sdtPr>
      <w:sdtContent>
        <w:p w:rsidR="00000000" w:rsidDel="00000000" w:rsidP="00000000" w:rsidRDefault="00000000" w:rsidRPr="00000000" w14:paraId="000000B4">
          <w:pPr>
            <w:numPr>
              <w:ilvl w:val="1"/>
              <w:numId w:val="6"/>
            </w:numPr>
            <w:ind w:left="502" w:hanging="360"/>
            <w:rPr>
              <w:ins w:author="Rossi Rossi" w:id="18" w:date="2026-09-22T06:56:59Z"/>
            </w:rPr>
          </w:pPr>
          <w:sdt>
            <w:sdtPr>
              <w:id w:val="-1564940473"/>
              <w:tag w:val="goog_rdk_497"/>
            </w:sdtPr>
            <w:sdtContent>
              <w:ins w:author="Rossi Rossi" w:id="18" w:date="2026-09-22T06:56:59Z"/>
              <w:sdt>
                <w:sdtPr>
                  <w:id w:val="-1675858691"/>
                  <w:tag w:val="goog_rdk_49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57967118"/>
        <w:tag w:val="goog_rdk_502"/>
      </w:sdtPr>
      <w:sdtContent>
        <w:p w:rsidR="00000000" w:rsidDel="00000000" w:rsidP="00000000" w:rsidRDefault="00000000" w:rsidRPr="00000000" w14:paraId="000000B5">
          <w:pPr>
            <w:numPr>
              <w:ilvl w:val="1"/>
              <w:numId w:val="6"/>
            </w:numPr>
            <w:ind w:left="502" w:hanging="360"/>
            <w:rPr>
              <w:ins w:author="Rossi Rossi" w:id="18" w:date="2026-09-22T06:56:59Z"/>
            </w:rPr>
          </w:pPr>
          <w:sdt>
            <w:sdtPr>
              <w:id w:val="1584081384"/>
              <w:tag w:val="goog_rdk_500"/>
            </w:sdtPr>
            <w:sdtContent>
              <w:ins w:author="Rossi Rossi" w:id="18" w:date="2026-09-22T06:56:59Z"/>
              <w:sdt>
                <w:sdtPr>
                  <w:id w:val="605540556"/>
                  <w:tag w:val="goog_rdk_50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Go to the [AI Studio API Keys page](https://aistudio.google.com/api-keys).</w:t>
                    </w:r>
                  </w:ins>
                </w:sdtContent>
              </w:sdt>
              <w:ins w:author="Rossi Rossi" w:id="18" w:date="2026-09-22T06:56:59Z"/>
            </w:sdtContent>
          </w:sdt>
        </w:p>
      </w:sdtContent>
    </w:sdt>
    <w:sdt>
      <w:sdtPr>
        <w:id w:val="1121188777"/>
        <w:tag w:val="goog_rdk_505"/>
      </w:sdtPr>
      <w:sdtContent>
        <w:p w:rsidR="00000000" w:rsidDel="00000000" w:rsidP="00000000" w:rsidRDefault="00000000" w:rsidRPr="00000000" w14:paraId="000000B6">
          <w:pPr>
            <w:numPr>
              <w:ilvl w:val="1"/>
              <w:numId w:val="6"/>
            </w:numPr>
            <w:ind w:left="502" w:hanging="360"/>
            <w:rPr>
              <w:ins w:author="Rossi Rossi" w:id="18" w:date="2026-09-22T06:56:59Z"/>
            </w:rPr>
          </w:pPr>
          <w:sdt>
            <w:sdtPr>
              <w:id w:val="-263440311"/>
              <w:tag w:val="goog_rdk_503"/>
            </w:sdtPr>
            <w:sdtContent>
              <w:ins w:author="Rossi Rossi" w:id="18" w:date="2026-09-22T06:56:59Z"/>
              <w:sdt>
                <w:sdtPr>
                  <w:id w:val="1245911293"/>
                  <w:tag w:val="goog_rdk_50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Check the **Key Type** column to identify any keys listed as **Standard**.</w:t>
                    </w:r>
                  </w:ins>
                </w:sdtContent>
              </w:sdt>
              <w:ins w:author="Rossi Rossi" w:id="18" w:date="2026-09-22T06:56:59Z"/>
            </w:sdtContent>
          </w:sdt>
        </w:p>
      </w:sdtContent>
    </w:sdt>
    <w:sdt>
      <w:sdtPr>
        <w:id w:val="1051502564"/>
        <w:tag w:val="goog_rdk_508"/>
      </w:sdtPr>
      <w:sdtContent>
        <w:p w:rsidR="00000000" w:rsidDel="00000000" w:rsidP="00000000" w:rsidRDefault="00000000" w:rsidRPr="00000000" w14:paraId="000000B7">
          <w:pPr>
            <w:numPr>
              <w:ilvl w:val="1"/>
              <w:numId w:val="6"/>
            </w:numPr>
            <w:ind w:left="502" w:hanging="360"/>
            <w:rPr>
              <w:ins w:author="Rossi Rossi" w:id="18" w:date="2026-09-22T06:56:59Z"/>
            </w:rPr>
          </w:pPr>
          <w:sdt>
            <w:sdtPr>
              <w:id w:val="348735920"/>
              <w:tag w:val="goog_rdk_506"/>
            </w:sdtPr>
            <w:sdtContent>
              <w:ins w:author="Rossi Rossi" w:id="18" w:date="2026-09-22T06:56:59Z"/>
              <w:sdt>
                <w:sdtPr>
                  <w:id w:val="-1845796018"/>
                  <w:tag w:val="goog_rdk_50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Click **Create API key** to generate a new key. All new keys created in AI Studio are automatically created as auth keys.</w:t>
                    </w:r>
                  </w:ins>
                </w:sdtContent>
              </w:sdt>
              <w:ins w:author="Rossi Rossi" w:id="18" w:date="2026-09-22T06:56:59Z"/>
            </w:sdtContent>
          </w:sdt>
        </w:p>
      </w:sdtContent>
    </w:sdt>
    <w:sdt>
      <w:sdtPr>
        <w:id w:val="1487184742"/>
        <w:tag w:val="goog_rdk_511"/>
      </w:sdtPr>
      <w:sdtContent>
        <w:p w:rsidR="00000000" w:rsidDel="00000000" w:rsidP="00000000" w:rsidRDefault="00000000" w:rsidRPr="00000000" w14:paraId="000000B8">
          <w:pPr>
            <w:numPr>
              <w:ilvl w:val="1"/>
              <w:numId w:val="6"/>
            </w:numPr>
            <w:ind w:left="502" w:hanging="360"/>
            <w:rPr>
              <w:ins w:author="Rossi Rossi" w:id="18" w:date="2026-09-22T06:56:59Z"/>
            </w:rPr>
          </w:pPr>
          <w:sdt>
            <w:sdtPr>
              <w:id w:val="459690560"/>
              <w:tag w:val="goog_rdk_509"/>
            </w:sdtPr>
            <w:sdtContent>
              <w:ins w:author="Rossi Rossi" w:id="18" w:date="2026-09-22T06:56:59Z"/>
              <w:sdt>
                <w:sdtPr>
                  <w:id w:val="-1747406711"/>
                  <w:tag w:val="goog_rdk_51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Copy the new auth API key.</w:t>
                    </w:r>
                  </w:ins>
                </w:sdtContent>
              </w:sdt>
              <w:ins w:author="Rossi Rossi" w:id="18" w:date="2026-09-22T06:56:59Z"/>
            </w:sdtContent>
          </w:sdt>
        </w:p>
      </w:sdtContent>
    </w:sdt>
    <w:sdt>
      <w:sdtPr>
        <w:id w:val="-710109767"/>
        <w:tag w:val="goog_rdk_514"/>
      </w:sdtPr>
      <w:sdtContent>
        <w:p w:rsidR="00000000" w:rsidDel="00000000" w:rsidP="00000000" w:rsidRDefault="00000000" w:rsidRPr="00000000" w14:paraId="000000B9">
          <w:pPr>
            <w:numPr>
              <w:ilvl w:val="1"/>
              <w:numId w:val="6"/>
            </w:numPr>
            <w:ind w:left="502" w:hanging="360"/>
            <w:rPr>
              <w:ins w:author="Rossi Rossi" w:id="18" w:date="2026-09-22T06:56:59Z"/>
            </w:rPr>
          </w:pPr>
          <w:sdt>
            <w:sdtPr>
              <w:id w:val="-916541158"/>
              <w:tag w:val="goog_rdk_512"/>
            </w:sdtPr>
            <w:sdtContent>
              <w:ins w:author="Rossi Rossi" w:id="18" w:date="2026-09-22T06:56:59Z"/>
              <w:sdt>
                <w:sdtPr>
                  <w:id w:val="-61757969"/>
                  <w:tag w:val="goog_rdk_51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5. Update your application code, environment variables, and any deployment configurations to use the new auth API key.</w:t>
                    </w:r>
                  </w:ins>
                </w:sdtContent>
              </w:sdt>
              <w:ins w:author="Rossi Rossi" w:id="18" w:date="2026-09-22T06:56:59Z"/>
            </w:sdtContent>
          </w:sdt>
        </w:p>
      </w:sdtContent>
    </w:sdt>
    <w:sdt>
      <w:sdtPr>
        <w:id w:val="1227340002"/>
        <w:tag w:val="goog_rdk_517"/>
      </w:sdtPr>
      <w:sdtContent>
        <w:p w:rsidR="00000000" w:rsidDel="00000000" w:rsidP="00000000" w:rsidRDefault="00000000" w:rsidRPr="00000000" w14:paraId="000000BA">
          <w:pPr>
            <w:numPr>
              <w:ilvl w:val="1"/>
              <w:numId w:val="6"/>
            </w:numPr>
            <w:ind w:left="502" w:hanging="360"/>
            <w:rPr>
              <w:ins w:author="Rossi Rossi" w:id="18" w:date="2026-09-22T06:56:59Z"/>
            </w:rPr>
          </w:pPr>
          <w:sdt>
            <w:sdtPr>
              <w:id w:val="-906040586"/>
              <w:tag w:val="goog_rdk_515"/>
            </w:sdtPr>
            <w:sdtContent>
              <w:ins w:author="Rossi Rossi" w:id="18" w:date="2026-09-22T06:56:59Z"/>
              <w:sdt>
                <w:sdtPr>
                  <w:id w:val="-1444488401"/>
                  <w:tag w:val="goog_rdk_51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6. Test your application to confirm it works correctly with the new key.</w:t>
                    </w:r>
                  </w:ins>
                </w:sdtContent>
              </w:sdt>
              <w:ins w:author="Rossi Rossi" w:id="18" w:date="2026-09-22T06:56:59Z"/>
            </w:sdtContent>
          </w:sdt>
        </w:p>
      </w:sdtContent>
    </w:sdt>
    <w:sdt>
      <w:sdtPr>
        <w:id w:val="-794934861"/>
        <w:tag w:val="goog_rdk_520"/>
      </w:sdtPr>
      <w:sdtContent>
        <w:p w:rsidR="00000000" w:rsidDel="00000000" w:rsidP="00000000" w:rsidRDefault="00000000" w:rsidRPr="00000000" w14:paraId="000000BB">
          <w:pPr>
            <w:numPr>
              <w:ilvl w:val="1"/>
              <w:numId w:val="6"/>
            </w:numPr>
            <w:ind w:left="502" w:hanging="360"/>
            <w:rPr>
              <w:ins w:author="Rossi Rossi" w:id="18" w:date="2026-09-22T06:56:59Z"/>
            </w:rPr>
          </w:pPr>
          <w:sdt>
            <w:sdtPr>
              <w:id w:val="-1530300546"/>
              <w:tag w:val="goog_rdk_518"/>
            </w:sdtPr>
            <w:sdtContent>
              <w:ins w:author="Rossi Rossi" w:id="18" w:date="2026-09-22T06:56:59Z"/>
              <w:sdt>
                <w:sdtPr>
                  <w:id w:val="-365445550"/>
                  <w:tag w:val="goog_rdk_51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7. Once verified, delete or revoke your old traffic key to prevent misuse.</w:t>
                    </w:r>
                  </w:ins>
                </w:sdtContent>
              </w:sdt>
              <w:ins w:author="Rossi Rossi" w:id="18" w:date="2026-09-22T06:56:59Z"/>
            </w:sdtContent>
          </w:sdt>
        </w:p>
      </w:sdtContent>
    </w:sdt>
    <w:sdt>
      <w:sdtPr>
        <w:id w:val="790911046"/>
        <w:tag w:val="goog_rdk_523"/>
      </w:sdtPr>
      <w:sdtContent>
        <w:p w:rsidR="00000000" w:rsidDel="00000000" w:rsidP="00000000" w:rsidRDefault="00000000" w:rsidRPr="00000000" w14:paraId="000000BC">
          <w:pPr>
            <w:numPr>
              <w:ilvl w:val="1"/>
              <w:numId w:val="6"/>
            </w:numPr>
            <w:ind w:left="502" w:hanging="360"/>
            <w:rPr>
              <w:ins w:author="Rossi Rossi" w:id="18" w:date="2026-09-22T06:56:59Z"/>
            </w:rPr>
          </w:pPr>
          <w:sdt>
            <w:sdtPr>
              <w:id w:val="1639489119"/>
              <w:tag w:val="goog_rdk_521"/>
            </w:sdtPr>
            <w:sdtContent>
              <w:ins w:author="Rossi Rossi" w:id="18" w:date="2026-09-22T06:56:59Z"/>
              <w:sdt>
                <w:sdtPr>
                  <w:id w:val="128123306"/>
                  <w:tag w:val="goog_rdk_52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67228471"/>
        <w:tag w:val="goog_rdk_526"/>
      </w:sdtPr>
      <w:sdtContent>
        <w:p w:rsidR="00000000" w:rsidDel="00000000" w:rsidP="00000000" w:rsidRDefault="00000000" w:rsidRPr="00000000" w14:paraId="000000BD">
          <w:pPr>
            <w:numPr>
              <w:ilvl w:val="1"/>
              <w:numId w:val="6"/>
            </w:numPr>
            <w:ind w:left="502" w:hanging="360"/>
            <w:rPr>
              <w:ins w:author="Rossi Rossi" w:id="18" w:date="2026-09-22T06:56:59Z"/>
            </w:rPr>
          </w:pPr>
          <w:sdt>
            <w:sdtPr>
              <w:id w:val="-64003216"/>
              <w:tag w:val="goog_rdk_524"/>
            </w:sdtPr>
            <w:sdtContent>
              <w:ins w:author="Rossi Rossi" w:id="18" w:date="2026-09-22T06:56:59Z"/>
              <w:sdt>
                <w:sdtPr>
                  <w:id w:val="-1957388940"/>
                  <w:tag w:val="goog_rdk_52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w:t>
                    </w:r>
                  </w:ins>
                </w:sdtContent>
              </w:sdt>
              <w:ins w:author="Rossi Rossi" w:id="18" w:date="2026-09-22T06:56:59Z"/>
            </w:sdtContent>
          </w:sdt>
        </w:p>
      </w:sdtContent>
    </w:sdt>
    <w:sdt>
      <w:sdtPr>
        <w:id w:val="-1709878168"/>
        <w:tag w:val="goog_rdk_529"/>
      </w:sdtPr>
      <w:sdtContent>
        <w:p w:rsidR="00000000" w:rsidDel="00000000" w:rsidP="00000000" w:rsidRDefault="00000000" w:rsidRPr="00000000" w14:paraId="000000BE">
          <w:pPr>
            <w:numPr>
              <w:ilvl w:val="1"/>
              <w:numId w:val="6"/>
            </w:numPr>
            <w:ind w:left="502" w:hanging="360"/>
            <w:rPr>
              <w:ins w:author="Rossi Rossi" w:id="18" w:date="2026-09-22T06:56:59Z"/>
            </w:rPr>
          </w:pPr>
          <w:sdt>
            <w:sdtPr>
              <w:id w:val="-2056551786"/>
              <w:tag w:val="goog_rdk_527"/>
            </w:sdtPr>
            <w:sdtContent>
              <w:ins w:author="Rossi Rossi" w:id="18" w:date="2026-09-22T06:56:59Z"/>
              <w:sdt>
                <w:sdtPr>
                  <w:id w:val="-2115805304"/>
                  <w:tag w:val="goog_rdk_52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 If you don't see your keys, you may need to import your Cloud projects into AI Studio. Refer to the [import projects](https://ai.google.dev/gemini-api/docs/api-key#import-projects) section for instructions.</w:t>
                    </w:r>
                  </w:ins>
                </w:sdtContent>
              </w:sdt>
              <w:ins w:author="Rossi Rossi" w:id="18" w:date="2026-09-22T06:56:59Z"/>
            </w:sdtContent>
          </w:sdt>
        </w:p>
      </w:sdtContent>
    </w:sdt>
    <w:sdt>
      <w:sdtPr>
        <w:id w:val="-959780989"/>
        <w:tag w:val="goog_rdk_532"/>
      </w:sdtPr>
      <w:sdtContent>
        <w:p w:rsidR="00000000" w:rsidDel="00000000" w:rsidP="00000000" w:rsidRDefault="00000000" w:rsidRPr="00000000" w14:paraId="000000BF">
          <w:pPr>
            <w:numPr>
              <w:ilvl w:val="1"/>
              <w:numId w:val="6"/>
            </w:numPr>
            <w:ind w:left="502" w:hanging="360"/>
            <w:rPr>
              <w:ins w:author="Rossi Rossi" w:id="18" w:date="2026-09-22T06:56:59Z"/>
            </w:rPr>
          </w:pPr>
          <w:sdt>
            <w:sdtPr>
              <w:id w:val="1602911455"/>
              <w:tag w:val="goog_rdk_530"/>
            </w:sdtPr>
            <w:sdtContent>
              <w:ins w:author="Rossi Rossi" w:id="18" w:date="2026-09-22T06:56:59Z"/>
              <w:sdt>
                <w:sdtPr>
                  <w:id w:val="-1830810291"/>
                  <w:tag w:val="goog_rdk_53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16133743"/>
        <w:tag w:val="goog_rdk_535"/>
      </w:sdtPr>
      <w:sdtContent>
        <w:p w:rsidR="00000000" w:rsidDel="00000000" w:rsidP="00000000" w:rsidRDefault="00000000" w:rsidRPr="00000000" w14:paraId="000000C0">
          <w:pPr>
            <w:numPr>
              <w:ilvl w:val="1"/>
              <w:numId w:val="6"/>
            </w:numPr>
            <w:ind w:left="502" w:hanging="360"/>
            <w:rPr>
              <w:ins w:author="Rossi Rossi" w:id="18" w:date="2026-09-22T06:56:59Z"/>
            </w:rPr>
          </w:pPr>
          <w:sdt>
            <w:sdtPr>
              <w:id w:val="1249096905"/>
              <w:tag w:val="goog_rdk_533"/>
            </w:sdtPr>
            <w:sdtContent>
              <w:ins w:author="Rossi Rossi" w:id="18" w:date="2026-09-22T06:56:59Z"/>
              <w:sdt>
                <w:sdtPr>
                  <w:id w:val="569905841"/>
                  <w:tag w:val="goog_rdk_53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Limitations</w:t>
                    </w:r>
                  </w:ins>
                </w:sdtContent>
              </w:sdt>
              <w:ins w:author="Rossi Rossi" w:id="18" w:date="2026-09-22T06:56:59Z"/>
            </w:sdtContent>
          </w:sdt>
        </w:p>
      </w:sdtContent>
    </w:sdt>
    <w:sdt>
      <w:sdtPr>
        <w:id w:val="-1571645584"/>
        <w:tag w:val="goog_rdk_538"/>
      </w:sdtPr>
      <w:sdtContent>
        <w:p w:rsidR="00000000" w:rsidDel="00000000" w:rsidP="00000000" w:rsidRDefault="00000000" w:rsidRPr="00000000" w14:paraId="000000C1">
          <w:pPr>
            <w:numPr>
              <w:ilvl w:val="1"/>
              <w:numId w:val="6"/>
            </w:numPr>
            <w:ind w:left="502" w:hanging="360"/>
            <w:rPr>
              <w:ins w:author="Rossi Rossi" w:id="18" w:date="2026-09-22T06:56:59Z"/>
            </w:rPr>
          </w:pPr>
          <w:sdt>
            <w:sdtPr>
              <w:id w:val="339319569"/>
              <w:tag w:val="goog_rdk_536"/>
            </w:sdtPr>
            <w:sdtContent>
              <w:ins w:author="Rossi Rossi" w:id="18" w:date="2026-09-22T06:56:59Z"/>
              <w:sdt>
                <w:sdtPr>
                  <w:id w:val="579715909"/>
                  <w:tag w:val="goog_rdk_53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56130455"/>
        <w:tag w:val="goog_rdk_541"/>
      </w:sdtPr>
      <w:sdtContent>
        <w:p w:rsidR="00000000" w:rsidDel="00000000" w:rsidP="00000000" w:rsidRDefault="00000000" w:rsidRPr="00000000" w14:paraId="000000C2">
          <w:pPr>
            <w:numPr>
              <w:ilvl w:val="1"/>
              <w:numId w:val="6"/>
            </w:numPr>
            <w:ind w:left="502" w:hanging="360"/>
            <w:rPr>
              <w:ins w:author="Rossi Rossi" w:id="18" w:date="2026-09-22T06:56:59Z"/>
            </w:rPr>
          </w:pPr>
          <w:sdt>
            <w:sdtPr>
              <w:id w:val="-1631327478"/>
              <w:tag w:val="goog_rdk_539"/>
            </w:sdtPr>
            <w:sdtContent>
              <w:ins w:author="Rossi Rossi" w:id="18" w:date="2026-09-22T06:56:59Z"/>
              <w:sdt>
                <w:sdtPr>
                  <w:id w:val="-1058526460"/>
                  <w:tag w:val="goog_rdk_54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Google AI Studio imposes the following project and key management limitations:</w:t>
                    </w:r>
                  </w:ins>
                </w:sdtContent>
              </w:sdt>
              <w:ins w:author="Rossi Rossi" w:id="18" w:date="2026-09-22T06:56:59Z"/>
            </w:sdtContent>
          </w:sdt>
        </w:p>
      </w:sdtContent>
    </w:sdt>
    <w:sdt>
      <w:sdtPr>
        <w:id w:val="1184993355"/>
        <w:tag w:val="goog_rdk_544"/>
      </w:sdtPr>
      <w:sdtContent>
        <w:p w:rsidR="00000000" w:rsidDel="00000000" w:rsidP="00000000" w:rsidRDefault="00000000" w:rsidRPr="00000000" w14:paraId="000000C3">
          <w:pPr>
            <w:numPr>
              <w:ilvl w:val="1"/>
              <w:numId w:val="6"/>
            </w:numPr>
            <w:ind w:left="502" w:hanging="360"/>
            <w:rPr>
              <w:ins w:author="Rossi Rossi" w:id="18" w:date="2026-09-22T06:56:59Z"/>
            </w:rPr>
          </w:pPr>
          <w:sdt>
            <w:sdtPr>
              <w:id w:val="-1797982555"/>
              <w:tag w:val="goog_rdk_542"/>
            </w:sdtPr>
            <w:sdtContent>
              <w:ins w:author="Rossi Rossi" w:id="18" w:date="2026-09-22T06:56:59Z"/>
              <w:sdt>
                <w:sdtPr>
                  <w:id w:val="-2040762767"/>
                  <w:tag w:val="goog_rdk_54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08743888"/>
        <w:tag w:val="goog_rdk_547"/>
      </w:sdtPr>
      <w:sdtContent>
        <w:p w:rsidR="00000000" w:rsidDel="00000000" w:rsidP="00000000" w:rsidRDefault="00000000" w:rsidRPr="00000000" w14:paraId="000000C4">
          <w:pPr>
            <w:numPr>
              <w:ilvl w:val="1"/>
              <w:numId w:val="6"/>
            </w:numPr>
            <w:ind w:left="502" w:hanging="360"/>
            <w:rPr>
              <w:ins w:author="Rossi Rossi" w:id="18" w:date="2026-09-22T06:56:59Z"/>
            </w:rPr>
          </w:pPr>
          <w:sdt>
            <w:sdtPr>
              <w:id w:val="-1732508773"/>
              <w:tag w:val="goog_rdk_545"/>
            </w:sdtPr>
            <w:sdtContent>
              <w:ins w:author="Rossi Rossi" w:id="18" w:date="2026-09-22T06:56:59Z"/>
              <w:sdt>
                <w:sdtPr>
                  <w:id w:val="672316112"/>
                  <w:tag w:val="goog_rdk_54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You can create a maximum of 10 projects at a time from the Google AI Studio **Projects** page.</w:t>
                    </w:r>
                  </w:ins>
                </w:sdtContent>
              </w:sdt>
              <w:ins w:author="Rossi Rossi" w:id="18" w:date="2026-09-22T06:56:59Z"/>
            </w:sdtContent>
          </w:sdt>
        </w:p>
      </w:sdtContent>
    </w:sdt>
    <w:sdt>
      <w:sdtPr>
        <w:id w:val="-1275649749"/>
        <w:tag w:val="goog_rdk_550"/>
      </w:sdtPr>
      <w:sdtContent>
        <w:p w:rsidR="00000000" w:rsidDel="00000000" w:rsidP="00000000" w:rsidRDefault="00000000" w:rsidRPr="00000000" w14:paraId="000000C5">
          <w:pPr>
            <w:numPr>
              <w:ilvl w:val="1"/>
              <w:numId w:val="6"/>
            </w:numPr>
            <w:ind w:left="502" w:hanging="360"/>
            <w:rPr>
              <w:ins w:author="Rossi Rossi" w:id="18" w:date="2026-09-22T06:56:59Z"/>
            </w:rPr>
          </w:pPr>
          <w:sdt>
            <w:sdtPr>
              <w:id w:val="-280578228"/>
              <w:tag w:val="goog_rdk_548"/>
            </w:sdtPr>
            <w:sdtContent>
              <w:ins w:author="Rossi Rossi" w:id="18" w:date="2026-09-22T06:56:59Z"/>
              <w:sdt>
                <w:sdtPr>
                  <w:id w:val="-1035417603"/>
                  <w:tag w:val="goog_rdk_54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The **API keys** and **Projects** pages display a maximum of 100 keys and 50 projects.</w:t>
                    </w:r>
                  </w:ins>
                </w:sdtContent>
              </w:sdt>
              <w:ins w:author="Rossi Rossi" w:id="18" w:date="2026-09-22T06:56:59Z"/>
            </w:sdtContent>
          </w:sdt>
        </w:p>
      </w:sdtContent>
    </w:sdt>
    <w:sdt>
      <w:sdtPr>
        <w:id w:val="-1624063946"/>
        <w:tag w:val="goog_rdk_553"/>
      </w:sdtPr>
      <w:sdtContent>
        <w:p w:rsidR="00000000" w:rsidDel="00000000" w:rsidP="00000000" w:rsidRDefault="00000000" w:rsidRPr="00000000" w14:paraId="000000C6">
          <w:pPr>
            <w:numPr>
              <w:ilvl w:val="1"/>
              <w:numId w:val="6"/>
            </w:numPr>
            <w:ind w:left="502" w:hanging="360"/>
            <w:rPr>
              <w:ins w:author="Rossi Rossi" w:id="18" w:date="2026-09-22T06:56:59Z"/>
            </w:rPr>
          </w:pPr>
          <w:sdt>
            <w:sdtPr>
              <w:id w:val="-1446800252"/>
              <w:tag w:val="goog_rdk_551"/>
            </w:sdtPr>
            <w:sdtContent>
              <w:ins w:author="Rossi Rossi" w:id="18" w:date="2026-09-22T06:56:59Z"/>
              <w:sdt>
                <w:sdtPr>
                  <w:id w:val="-600578335"/>
                  <w:tag w:val="goog_rdk_55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Only API keys that are unrestricted or restricted specifically to the Generative Language API (Gemini API) are displayed.</w:t>
                    </w:r>
                  </w:ins>
                </w:sdtContent>
              </w:sdt>
              <w:ins w:author="Rossi Rossi" w:id="18" w:date="2026-09-22T06:56:59Z"/>
            </w:sdtContent>
          </w:sdt>
        </w:p>
      </w:sdtContent>
    </w:sdt>
    <w:sdt>
      <w:sdtPr>
        <w:id w:val="1681331833"/>
        <w:tag w:val="goog_rdk_556"/>
      </w:sdtPr>
      <w:sdtContent>
        <w:p w:rsidR="00000000" w:rsidDel="00000000" w:rsidP="00000000" w:rsidRDefault="00000000" w:rsidRPr="00000000" w14:paraId="000000C7">
          <w:pPr>
            <w:numPr>
              <w:ilvl w:val="1"/>
              <w:numId w:val="6"/>
            </w:numPr>
            <w:ind w:left="502" w:hanging="360"/>
            <w:rPr>
              <w:ins w:author="Rossi Rossi" w:id="18" w:date="2026-09-22T06:56:59Z"/>
            </w:rPr>
          </w:pPr>
          <w:sdt>
            <w:sdtPr>
              <w:id w:val="438797791"/>
              <w:tag w:val="goog_rdk_554"/>
            </w:sdtPr>
            <w:sdtContent>
              <w:ins w:author="Rossi Rossi" w:id="18" w:date="2026-09-22T06:56:59Z"/>
              <w:sdt>
                <w:sdtPr>
                  <w:id w:val="853844915"/>
                  <w:tag w:val="goog_rdk_55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0528463"/>
        <w:tag w:val="goog_rdk_559"/>
      </w:sdtPr>
      <w:sdtContent>
        <w:p w:rsidR="00000000" w:rsidDel="00000000" w:rsidP="00000000" w:rsidRDefault="00000000" w:rsidRPr="00000000" w14:paraId="000000C8">
          <w:pPr>
            <w:numPr>
              <w:ilvl w:val="1"/>
              <w:numId w:val="6"/>
            </w:numPr>
            <w:ind w:left="502" w:hanging="360"/>
            <w:rPr>
              <w:ins w:author="Rossi Rossi" w:id="18" w:date="2026-09-22T06:56:59Z"/>
            </w:rPr>
          </w:pPr>
          <w:sdt>
            <w:sdtPr>
              <w:id w:val="-324502376"/>
              <w:tag w:val="goog_rdk_557"/>
            </w:sdtPr>
            <w:sdtContent>
              <w:ins w:author="Rossi Rossi" w:id="18" w:date="2026-09-22T06:56:59Z"/>
              <w:sdt>
                <w:sdtPr>
                  <w:id w:val="-204606081"/>
                  <w:tag w:val="goog_rdk_55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For advanced project management or to modify keys with other restrictions, use</w:t>
                    </w:r>
                  </w:ins>
                </w:sdtContent>
              </w:sdt>
              <w:ins w:author="Rossi Rossi" w:id="18" w:date="2026-09-22T06:56:59Z"/>
            </w:sdtContent>
          </w:sdt>
        </w:p>
      </w:sdtContent>
    </w:sdt>
    <w:sdt>
      <w:sdtPr>
        <w:id w:val="839240480"/>
        <w:tag w:val="goog_rdk_562"/>
      </w:sdtPr>
      <w:sdtContent>
        <w:p w:rsidR="00000000" w:rsidDel="00000000" w:rsidP="00000000" w:rsidRDefault="00000000" w:rsidRPr="00000000" w14:paraId="000000C9">
          <w:pPr>
            <w:numPr>
              <w:ilvl w:val="1"/>
              <w:numId w:val="6"/>
            </w:numPr>
            <w:ind w:left="502" w:hanging="360"/>
            <w:rPr>
              <w:ins w:author="Rossi Rossi" w:id="18" w:date="2026-09-22T06:56:59Z"/>
            </w:rPr>
          </w:pPr>
          <w:sdt>
            <w:sdtPr>
              <w:id w:val="-1705043262"/>
              <w:tag w:val="goog_rdk_560"/>
            </w:sdtPr>
            <w:sdtContent>
              <w:ins w:author="Rossi Rossi" w:id="18" w:date="2026-09-22T06:56:59Z"/>
              <w:sdt>
                <w:sdtPr>
                  <w:id w:val="-1043202271"/>
                  <w:tag w:val="goog_rdk_56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the [Google Cloud Console credentials page](https://console.cloud.google.com/apis/credentials).</w:t>
                    </w:r>
                  </w:ins>
                </w:sdtContent>
              </w:sdt>
              <w:ins w:author="Rossi Rossi" w:id="18" w:date="2026-09-22T06:56:59Z"/>
            </w:sdtContent>
          </w:sdt>
        </w:p>
      </w:sdtContent>
    </w:sdt>
    <w:sdt>
      <w:sdtPr>
        <w:id w:val="-28813466"/>
        <w:tag w:val="goog_rdk_565"/>
      </w:sdtPr>
      <w:sdtContent>
        <w:p w:rsidR="00000000" w:rsidDel="00000000" w:rsidP="00000000" w:rsidRDefault="00000000" w:rsidRPr="00000000" w14:paraId="000000CA">
          <w:pPr>
            <w:numPr>
              <w:ilvl w:val="1"/>
              <w:numId w:val="6"/>
            </w:numPr>
            <w:ind w:left="502" w:hanging="360"/>
            <w:rPr>
              <w:ins w:author="Rossi Rossi" w:id="18" w:date="2026-09-22T06:56:59Z"/>
            </w:rPr>
          </w:pPr>
          <w:sdt>
            <w:sdtPr>
              <w:id w:val="146895439"/>
              <w:tag w:val="goog_rdk_563"/>
            </w:sdtPr>
            <w:sdtContent>
              <w:ins w:author="Rossi Rossi" w:id="18" w:date="2026-09-22T06:56:59Z"/>
              <w:sdt>
                <w:sdtPr>
                  <w:id w:val="-1711906895"/>
                  <w:tag w:val="goog_rdk_56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To use the Gemini API, you must authenticate your requests. You can</w:t>
                    </w:r>
                  </w:ins>
                </w:sdtContent>
              </w:sdt>
              <w:ins w:author="Rossi Rossi" w:id="18" w:date="2026-09-22T06:56:59Z"/>
            </w:sdtContent>
          </w:sdt>
        </w:p>
      </w:sdtContent>
    </w:sdt>
    <w:sdt>
      <w:sdtPr>
        <w:id w:val="2131245151"/>
        <w:tag w:val="goog_rdk_568"/>
      </w:sdtPr>
      <w:sdtContent>
        <w:p w:rsidR="00000000" w:rsidDel="00000000" w:rsidP="00000000" w:rsidRDefault="00000000" w:rsidRPr="00000000" w14:paraId="000000CB">
          <w:pPr>
            <w:numPr>
              <w:ilvl w:val="1"/>
              <w:numId w:val="6"/>
            </w:numPr>
            <w:ind w:left="502" w:hanging="360"/>
            <w:rPr>
              <w:ins w:author="Rossi Rossi" w:id="18" w:date="2026-09-22T06:56:59Z"/>
            </w:rPr>
          </w:pPr>
          <w:sdt>
            <w:sdtPr>
              <w:id w:val="302567251"/>
              <w:tag w:val="goog_rdk_566"/>
            </w:sdtPr>
            <w:sdtContent>
              <w:ins w:author="Rossi Rossi" w:id="18" w:date="2026-09-22T06:56:59Z"/>
              <w:sdt>
                <w:sdtPr>
                  <w:id w:val="1864503993"/>
                  <w:tag w:val="goog_rdk_56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authenticate using a standard or authorization API key.</w:t>
                    </w:r>
                  </w:ins>
                </w:sdtContent>
              </w:sdt>
              <w:ins w:author="Rossi Rossi" w:id="18" w:date="2026-09-22T06:56:59Z"/>
            </w:sdtContent>
          </w:sdt>
        </w:p>
      </w:sdtContent>
    </w:sdt>
    <w:sdt>
      <w:sdtPr>
        <w:id w:val="530567279"/>
        <w:tag w:val="goog_rdk_571"/>
      </w:sdtPr>
      <w:sdtContent>
        <w:p w:rsidR="00000000" w:rsidDel="00000000" w:rsidP="00000000" w:rsidRDefault="00000000" w:rsidRPr="00000000" w14:paraId="000000CC">
          <w:pPr>
            <w:numPr>
              <w:ilvl w:val="1"/>
              <w:numId w:val="6"/>
            </w:numPr>
            <w:ind w:left="502" w:hanging="360"/>
            <w:rPr>
              <w:ins w:author="Rossi Rossi" w:id="18" w:date="2026-09-22T06:56:59Z"/>
            </w:rPr>
          </w:pPr>
          <w:sdt>
            <w:sdtPr>
              <w:id w:val="1658099066"/>
              <w:tag w:val="goog_rdk_569"/>
            </w:sdtPr>
            <w:sdtContent>
              <w:ins w:author="Rossi Rossi" w:id="18" w:date="2026-09-22T06:56:59Z"/>
              <w:sdt>
                <w:sdtPr>
                  <w:id w:val="512155867"/>
                  <w:tag w:val="goog_rdk_57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38120552"/>
        <w:tag w:val="goog_rdk_574"/>
      </w:sdtPr>
      <w:sdtContent>
        <w:p w:rsidR="00000000" w:rsidDel="00000000" w:rsidP="00000000" w:rsidRDefault="00000000" w:rsidRPr="00000000" w14:paraId="000000CD">
          <w:pPr>
            <w:numPr>
              <w:ilvl w:val="1"/>
              <w:numId w:val="6"/>
            </w:numPr>
            <w:ind w:left="502" w:hanging="360"/>
            <w:rPr>
              <w:ins w:author="Rossi Rossi" w:id="18" w:date="2026-09-22T06:56:59Z"/>
            </w:rPr>
          </w:pPr>
          <w:sdt>
            <w:sdtPr>
              <w:id w:val="-1852035989"/>
              <w:tag w:val="goog_rdk_572"/>
            </w:sdtPr>
            <w:sdtContent>
              <w:ins w:author="Rossi Rossi" w:id="18" w:date="2026-09-22T06:56:59Z"/>
              <w:sdt>
                <w:sdtPr>
                  <w:id w:val="815292648"/>
                  <w:tag w:val="goog_rdk_57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[Create or view a Gemini API Key](https://aistudio.google.com/apikey)</w:t>
                    </w:r>
                  </w:ins>
                </w:sdtContent>
              </w:sdt>
              <w:ins w:author="Rossi Rossi" w:id="18" w:date="2026-09-22T06:56:59Z"/>
            </w:sdtContent>
          </w:sdt>
        </w:p>
      </w:sdtContent>
    </w:sdt>
    <w:sdt>
      <w:sdtPr>
        <w:id w:val="63396726"/>
        <w:tag w:val="goog_rdk_577"/>
      </w:sdtPr>
      <w:sdtContent>
        <w:p w:rsidR="00000000" w:rsidDel="00000000" w:rsidP="00000000" w:rsidRDefault="00000000" w:rsidRPr="00000000" w14:paraId="000000CE">
          <w:pPr>
            <w:numPr>
              <w:ilvl w:val="1"/>
              <w:numId w:val="6"/>
            </w:numPr>
            <w:ind w:left="502" w:hanging="360"/>
            <w:rPr>
              <w:ins w:author="Rossi Rossi" w:id="18" w:date="2026-09-22T06:56:59Z"/>
            </w:rPr>
          </w:pPr>
          <w:sdt>
            <w:sdtPr>
              <w:id w:val="-1799226177"/>
              <w:tag w:val="goog_rdk_575"/>
            </w:sdtPr>
            <w:sdtContent>
              <w:ins w:author="Rossi Rossi" w:id="18" w:date="2026-09-22T06:56:59Z"/>
              <w:sdt>
                <w:sdtPr>
                  <w:id w:val="-1263368511"/>
                  <w:tag w:val="goog_rdk_57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66605699"/>
        <w:tag w:val="goog_rdk_580"/>
      </w:sdtPr>
      <w:sdtContent>
        <w:p w:rsidR="00000000" w:rsidDel="00000000" w:rsidP="00000000" w:rsidRDefault="00000000" w:rsidRPr="00000000" w14:paraId="000000CF">
          <w:pPr>
            <w:numPr>
              <w:ilvl w:val="1"/>
              <w:numId w:val="6"/>
            </w:numPr>
            <w:ind w:left="502" w:hanging="360"/>
            <w:rPr>
              <w:ins w:author="Rossi Rossi" w:id="18" w:date="2026-09-22T06:56:59Z"/>
            </w:rPr>
          </w:pPr>
          <w:sdt>
            <w:sdtPr>
              <w:id w:val="-1000768611"/>
              <w:tag w:val="goog_rdk_578"/>
            </w:sdtPr>
            <w:sdtContent>
              <w:ins w:author="Rossi Rossi" w:id="18" w:date="2026-09-22T06:56:59Z"/>
              <w:sdt>
                <w:sdtPr>
                  <w:id w:val="1741800969"/>
                  <w:tag w:val="goog_rdk_57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API key types: standard versus authorization</w:t>
                    </w:r>
                  </w:ins>
                </w:sdtContent>
              </w:sdt>
              <w:ins w:author="Rossi Rossi" w:id="18" w:date="2026-09-22T06:56:59Z"/>
            </w:sdtContent>
          </w:sdt>
        </w:p>
      </w:sdtContent>
    </w:sdt>
    <w:sdt>
      <w:sdtPr>
        <w:id w:val="1212154630"/>
        <w:tag w:val="goog_rdk_583"/>
      </w:sdtPr>
      <w:sdtContent>
        <w:p w:rsidR="00000000" w:rsidDel="00000000" w:rsidP="00000000" w:rsidRDefault="00000000" w:rsidRPr="00000000" w14:paraId="000000D0">
          <w:pPr>
            <w:numPr>
              <w:ilvl w:val="1"/>
              <w:numId w:val="6"/>
            </w:numPr>
            <w:ind w:left="502" w:hanging="360"/>
            <w:rPr>
              <w:ins w:author="Rossi Rossi" w:id="18" w:date="2026-09-22T06:56:59Z"/>
            </w:rPr>
          </w:pPr>
          <w:sdt>
            <w:sdtPr>
              <w:id w:val="1693599722"/>
              <w:tag w:val="goog_rdk_581"/>
            </w:sdtPr>
            <w:sdtContent>
              <w:ins w:author="Rossi Rossi" w:id="18" w:date="2026-09-22T06:56:59Z"/>
              <w:sdt>
                <w:sdtPr>
                  <w:id w:val="1090437314"/>
                  <w:tag w:val="goog_rdk_58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06877580"/>
        <w:tag w:val="goog_rdk_586"/>
      </w:sdtPr>
      <w:sdtContent>
        <w:p w:rsidR="00000000" w:rsidDel="00000000" w:rsidP="00000000" w:rsidRDefault="00000000" w:rsidRPr="00000000" w14:paraId="000000D1">
          <w:pPr>
            <w:numPr>
              <w:ilvl w:val="1"/>
              <w:numId w:val="6"/>
            </w:numPr>
            <w:ind w:left="502" w:hanging="360"/>
            <w:rPr>
              <w:ins w:author="Rossi Rossi" w:id="18" w:date="2026-09-22T06:56:59Z"/>
            </w:rPr>
          </w:pPr>
          <w:sdt>
            <w:sdtPr>
              <w:id w:val="1358583458"/>
              <w:tag w:val="goog_rdk_584"/>
            </w:sdtPr>
            <w:sdtContent>
              <w:ins w:author="Rossi Rossi" w:id="18" w:date="2026-09-22T06:56:59Z"/>
              <w:sdt>
                <w:sdtPr>
                  <w:id w:val="1884260612"/>
                  <w:tag w:val="goog_rdk_58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API keys provide access to the Gemini API, but their security characteristics</w:t>
                    </w:r>
                  </w:ins>
                </w:sdtContent>
              </w:sdt>
              <w:ins w:author="Rossi Rossi" w:id="18" w:date="2026-09-22T06:56:59Z"/>
            </w:sdtContent>
          </w:sdt>
        </w:p>
      </w:sdtContent>
    </w:sdt>
    <w:sdt>
      <w:sdtPr>
        <w:id w:val="865544436"/>
        <w:tag w:val="goog_rdk_589"/>
      </w:sdtPr>
      <w:sdtContent>
        <w:p w:rsidR="00000000" w:rsidDel="00000000" w:rsidP="00000000" w:rsidRDefault="00000000" w:rsidRPr="00000000" w14:paraId="000000D2">
          <w:pPr>
            <w:numPr>
              <w:ilvl w:val="1"/>
              <w:numId w:val="6"/>
            </w:numPr>
            <w:ind w:left="502" w:hanging="360"/>
            <w:rPr>
              <w:ins w:author="Rossi Rossi" w:id="18" w:date="2026-09-22T06:56:59Z"/>
            </w:rPr>
          </w:pPr>
          <w:sdt>
            <w:sdtPr>
              <w:id w:val="-1232523552"/>
              <w:tag w:val="goog_rdk_587"/>
            </w:sdtPr>
            <w:sdtContent>
              <w:ins w:author="Rossi Rossi" w:id="18" w:date="2026-09-22T06:56:59Z"/>
              <w:sdt>
                <w:sdtPr>
                  <w:id w:val="-677351112"/>
                  <w:tag w:val="goog_rdk_58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differ. The Gemini API is transitioning from standard API keys to authorization</w:t>
                    </w:r>
                  </w:ins>
                </w:sdtContent>
              </w:sdt>
              <w:ins w:author="Rossi Rossi" w:id="18" w:date="2026-09-22T06:56:59Z"/>
            </w:sdtContent>
          </w:sdt>
        </w:p>
      </w:sdtContent>
    </w:sdt>
    <w:sdt>
      <w:sdtPr>
        <w:id w:val="249806358"/>
        <w:tag w:val="goog_rdk_592"/>
      </w:sdtPr>
      <w:sdtContent>
        <w:p w:rsidR="00000000" w:rsidDel="00000000" w:rsidP="00000000" w:rsidRDefault="00000000" w:rsidRPr="00000000" w14:paraId="000000D3">
          <w:pPr>
            <w:numPr>
              <w:ilvl w:val="1"/>
              <w:numId w:val="6"/>
            </w:numPr>
            <w:ind w:left="502" w:hanging="360"/>
            <w:rPr>
              <w:ins w:author="Rossi Rossi" w:id="18" w:date="2026-09-22T06:56:59Z"/>
            </w:rPr>
          </w:pPr>
          <w:sdt>
            <w:sdtPr>
              <w:id w:val="128333658"/>
              <w:tag w:val="goog_rdk_590"/>
            </w:sdtPr>
            <w:sdtContent>
              <w:ins w:author="Rossi Rossi" w:id="18" w:date="2026-09-22T06:56:59Z"/>
              <w:sdt>
                <w:sdtPr>
                  <w:id w:val="107375446"/>
                  <w:tag w:val="goog_rdk_59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keys to improve security:</w:t>
                    </w:r>
                  </w:ins>
                </w:sdtContent>
              </w:sdt>
              <w:ins w:author="Rossi Rossi" w:id="18" w:date="2026-09-22T06:56:59Z"/>
            </w:sdtContent>
          </w:sdt>
        </w:p>
      </w:sdtContent>
    </w:sdt>
    <w:sdt>
      <w:sdtPr>
        <w:id w:val="640193564"/>
        <w:tag w:val="goog_rdk_595"/>
      </w:sdtPr>
      <w:sdtContent>
        <w:p w:rsidR="00000000" w:rsidDel="00000000" w:rsidP="00000000" w:rsidRDefault="00000000" w:rsidRPr="00000000" w14:paraId="000000D4">
          <w:pPr>
            <w:numPr>
              <w:ilvl w:val="1"/>
              <w:numId w:val="6"/>
            </w:numPr>
            <w:ind w:left="502" w:hanging="360"/>
            <w:rPr>
              <w:ins w:author="Rossi Rossi" w:id="18" w:date="2026-09-22T06:56:59Z"/>
            </w:rPr>
          </w:pPr>
          <w:sdt>
            <w:sdtPr>
              <w:id w:val="727454162"/>
              <w:tag w:val="goog_rdk_593"/>
            </w:sdtPr>
            <w:sdtContent>
              <w:ins w:author="Rossi Rossi" w:id="18" w:date="2026-09-22T06:56:59Z"/>
              <w:sdt>
                <w:sdtPr>
                  <w:id w:val="-868418529"/>
                  <w:tag w:val="goog_rdk_59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132450598"/>
        <w:tag w:val="goog_rdk_598"/>
      </w:sdtPr>
      <w:sdtContent>
        <w:p w:rsidR="00000000" w:rsidDel="00000000" w:rsidP="00000000" w:rsidRDefault="00000000" w:rsidRPr="00000000" w14:paraId="000000D5">
          <w:pPr>
            <w:numPr>
              <w:ilvl w:val="1"/>
              <w:numId w:val="6"/>
            </w:numPr>
            <w:ind w:left="502" w:hanging="360"/>
            <w:rPr>
              <w:ins w:author="Rossi Rossi" w:id="18" w:date="2026-09-22T06:56:59Z"/>
            </w:rPr>
          </w:pPr>
          <w:sdt>
            <w:sdtPr>
              <w:id w:val="-1238693821"/>
              <w:tag w:val="goog_rdk_596"/>
            </w:sdtPr>
            <w:sdtContent>
              <w:ins w:author="Rossi Rossi" w:id="18" w:date="2026-09-22T06:56:59Z"/>
              <w:sdt>
                <w:sdtPr>
                  <w:id w:val="-2012104677"/>
                  <w:tag w:val="goog_rdk_59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**Standard API keys**: Associate requests with a Google Cloud project for billing and quota purposes. Standard keys don't identify a caller, which limits the granularity of permissions and access control they can support.</w:t>
                    </w:r>
                  </w:ins>
                </w:sdtContent>
              </w:sdt>
              <w:ins w:author="Rossi Rossi" w:id="18" w:date="2026-09-22T06:56:59Z"/>
            </w:sdtContent>
          </w:sdt>
        </w:p>
      </w:sdtContent>
    </w:sdt>
    <w:sdt>
      <w:sdtPr>
        <w:id w:val="-8093167"/>
        <w:tag w:val="goog_rdk_601"/>
      </w:sdtPr>
      <w:sdtContent>
        <w:p w:rsidR="00000000" w:rsidDel="00000000" w:rsidP="00000000" w:rsidRDefault="00000000" w:rsidRPr="00000000" w14:paraId="000000D6">
          <w:pPr>
            <w:numPr>
              <w:ilvl w:val="1"/>
              <w:numId w:val="6"/>
            </w:numPr>
            <w:ind w:left="502" w:hanging="360"/>
            <w:rPr>
              <w:ins w:author="Rossi Rossi" w:id="18" w:date="2026-09-22T06:56:59Z"/>
            </w:rPr>
          </w:pPr>
          <w:sdt>
            <w:sdtPr>
              <w:id w:val="1890355482"/>
              <w:tag w:val="goog_rdk_599"/>
            </w:sdtPr>
            <w:sdtContent>
              <w:ins w:author="Rossi Rossi" w:id="18" w:date="2026-09-22T06:56:59Z"/>
              <w:sdt>
                <w:sdtPr>
                  <w:id w:val="1947162576"/>
                  <w:tag w:val="goog_rdk_60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t>
                    </w:r>
                  </w:ins>
                </w:sdtContent>
              </w:sdt>
              <w:ins w:author="Rossi Rossi" w:id="18" w:date="2026-09-22T06:56:59Z"/>
            </w:sdtContent>
          </w:sdt>
        </w:p>
      </w:sdtContent>
    </w:sdt>
    <w:sdt>
      <w:sdtPr>
        <w:id w:val="2093028042"/>
        <w:tag w:val="goog_rdk_604"/>
      </w:sdtPr>
      <w:sdtContent>
        <w:p w:rsidR="00000000" w:rsidDel="00000000" w:rsidP="00000000" w:rsidRDefault="00000000" w:rsidRPr="00000000" w14:paraId="000000D7">
          <w:pPr>
            <w:numPr>
              <w:ilvl w:val="1"/>
              <w:numId w:val="6"/>
            </w:numPr>
            <w:ind w:left="502" w:hanging="360"/>
            <w:rPr>
              <w:ins w:author="Rossi Rossi" w:id="18" w:date="2026-09-22T06:56:59Z"/>
            </w:rPr>
          </w:pPr>
          <w:sdt>
            <w:sdtPr>
              <w:id w:val="-1149652071"/>
              <w:tag w:val="goog_rdk_602"/>
            </w:sdtPr>
            <w:sdtContent>
              <w:ins w:author="Rossi Rossi" w:id="18" w:date="2026-09-22T06:56:59Z"/>
              <w:sdt>
                <w:sdtPr>
                  <w:id w:val="1353340178"/>
                  <w:tag w:val="goog_rdk_60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77899289"/>
        <w:tag w:val="goog_rdk_607"/>
      </w:sdtPr>
      <w:sdtContent>
        <w:p w:rsidR="00000000" w:rsidDel="00000000" w:rsidP="00000000" w:rsidRDefault="00000000" w:rsidRPr="00000000" w14:paraId="000000D8">
          <w:pPr>
            <w:numPr>
              <w:ilvl w:val="1"/>
              <w:numId w:val="6"/>
            </w:numPr>
            <w:ind w:left="502" w:hanging="360"/>
            <w:rPr>
              <w:ins w:author="Rossi Rossi" w:id="18" w:date="2026-09-22T06:56:59Z"/>
            </w:rPr>
          </w:pPr>
          <w:sdt>
            <w:sdtPr>
              <w:id w:val="1873212720"/>
              <w:tag w:val="goog_rdk_605"/>
            </w:sdtPr>
            <w:sdtContent>
              <w:ins w:author="Rossi Rossi" w:id="18" w:date="2026-09-22T06:56:59Z"/>
              <w:sdt>
                <w:sdtPr>
                  <w:id w:val="-76472973"/>
                  <w:tag w:val="goog_rdk_60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To ensure secure usage, Gemini API will move from standard keys to auth keys:</w:t>
                    </w:r>
                  </w:ins>
                </w:sdtContent>
              </w:sdt>
              <w:ins w:author="Rossi Rossi" w:id="18" w:date="2026-09-22T06:56:59Z"/>
            </w:sdtContent>
          </w:sdt>
        </w:p>
      </w:sdtContent>
    </w:sdt>
    <w:sdt>
      <w:sdtPr>
        <w:id w:val="-302916962"/>
        <w:tag w:val="goog_rdk_610"/>
      </w:sdtPr>
      <w:sdtContent>
        <w:p w:rsidR="00000000" w:rsidDel="00000000" w:rsidP="00000000" w:rsidRDefault="00000000" w:rsidRPr="00000000" w14:paraId="000000D9">
          <w:pPr>
            <w:numPr>
              <w:ilvl w:val="1"/>
              <w:numId w:val="6"/>
            </w:numPr>
            <w:ind w:left="502" w:hanging="360"/>
            <w:rPr>
              <w:ins w:author="Rossi Rossi" w:id="18" w:date="2026-09-22T06:56:59Z"/>
            </w:rPr>
          </w:pPr>
          <w:sdt>
            <w:sdtPr>
              <w:id w:val="-1285114800"/>
              <w:tag w:val="goog_rdk_608"/>
            </w:sdtPr>
            <w:sdtContent>
              <w:ins w:author="Rossi Rossi" w:id="18" w:date="2026-09-22T06:56:59Z"/>
              <w:sdt>
                <w:sdtPr>
                  <w:id w:val="-1333669424"/>
                  <w:tag w:val="goog_rdk_60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69116739"/>
        <w:tag w:val="goog_rdk_613"/>
      </w:sdtPr>
      <w:sdtContent>
        <w:p w:rsidR="00000000" w:rsidDel="00000000" w:rsidP="00000000" w:rsidRDefault="00000000" w:rsidRPr="00000000" w14:paraId="000000DA">
          <w:pPr>
            <w:numPr>
              <w:ilvl w:val="1"/>
              <w:numId w:val="6"/>
            </w:numPr>
            <w:ind w:left="502" w:hanging="360"/>
            <w:rPr>
              <w:ins w:author="Rossi Rossi" w:id="18" w:date="2026-09-22T06:56:59Z"/>
            </w:rPr>
          </w:pPr>
          <w:sdt>
            <w:sdtPr>
              <w:id w:val="-626716963"/>
              <w:tag w:val="goog_rdk_611"/>
            </w:sdtPr>
            <w:sdtContent>
              <w:ins w:author="Rossi Rossi" w:id="18" w:date="2026-09-22T06:56:59Z"/>
              <w:sdt>
                <w:sdtPr>
                  <w:id w:val="-272132143"/>
                  <w:tag w:val="goog_rdk_61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**Auth keys default**: Starting May 28, 2026, all new API keys created in Google AI Studio are automatically created as auth keys.</w:t>
                    </w:r>
                  </w:ins>
                </w:sdtContent>
              </w:sdt>
              <w:ins w:author="Rossi Rossi" w:id="18" w:date="2026-09-22T06:56:59Z"/>
            </w:sdtContent>
          </w:sdt>
        </w:p>
      </w:sdtContent>
    </w:sdt>
    <w:sdt>
      <w:sdtPr>
        <w:id w:val="-771496548"/>
        <w:tag w:val="goog_rdk_616"/>
      </w:sdtPr>
      <w:sdtContent>
        <w:p w:rsidR="00000000" w:rsidDel="00000000" w:rsidP="00000000" w:rsidRDefault="00000000" w:rsidRPr="00000000" w14:paraId="000000DB">
          <w:pPr>
            <w:numPr>
              <w:ilvl w:val="1"/>
              <w:numId w:val="6"/>
            </w:numPr>
            <w:ind w:left="502" w:hanging="360"/>
            <w:rPr>
              <w:ins w:author="Rossi Rossi" w:id="18" w:date="2026-09-22T06:56:59Z"/>
            </w:rPr>
          </w:pPr>
          <w:sdt>
            <w:sdtPr>
              <w:id w:val="-743529167"/>
              <w:tag w:val="goog_rdk_614"/>
            </w:sdtPr>
            <w:sdtContent>
              <w:ins w:author="Rossi Rossi" w:id="18" w:date="2026-09-22T06:56:59Z"/>
              <w:sdt>
                <w:sdtPr>
                  <w:id w:val="1096906978"/>
                  <w:tag w:val="goog_rdk_61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t>
                    </w:r>
                  </w:ins>
                </w:sdtContent>
              </w:sdt>
              <w:ins w:author="Rossi Rossi" w:id="18" w:date="2026-09-22T06:56:59Z"/>
            </w:sdtContent>
          </w:sdt>
        </w:p>
      </w:sdtContent>
    </w:sdt>
    <w:sdt>
      <w:sdtPr>
        <w:id w:val="1532756692"/>
        <w:tag w:val="goog_rdk_619"/>
      </w:sdtPr>
      <w:sdtContent>
        <w:p w:rsidR="00000000" w:rsidDel="00000000" w:rsidP="00000000" w:rsidRDefault="00000000" w:rsidRPr="00000000" w14:paraId="000000DC">
          <w:pPr>
            <w:numPr>
              <w:ilvl w:val="1"/>
              <w:numId w:val="6"/>
            </w:numPr>
            <w:ind w:left="502" w:hanging="360"/>
            <w:rPr>
              <w:ins w:author="Rossi Rossi" w:id="18" w:date="2026-09-22T06:56:59Z"/>
            </w:rPr>
          </w:pPr>
          <w:sdt>
            <w:sdtPr>
              <w:id w:val="-801867909"/>
              <w:tag w:val="goog_rdk_617"/>
            </w:sdtPr>
            <w:sdtContent>
              <w:ins w:author="Rossi Rossi" w:id="18" w:date="2026-09-22T06:56:59Z"/>
              <w:sdt>
                <w:sdtPr>
                  <w:id w:val="1591006302"/>
                  <w:tag w:val="goog_rdk_61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**On September 2026** : the Gemini API will reject requests from **standard</w:t>
                    </w:r>
                  </w:ins>
                </w:sdtContent>
              </w:sdt>
              <w:ins w:author="Rossi Rossi" w:id="18" w:date="2026-09-22T06:56:59Z"/>
            </w:sdtContent>
          </w:sdt>
        </w:p>
      </w:sdtContent>
    </w:sdt>
    <w:sdt>
      <w:sdtPr>
        <w:id w:val="-1810330361"/>
        <w:tag w:val="goog_rdk_622"/>
      </w:sdtPr>
      <w:sdtContent>
        <w:p w:rsidR="00000000" w:rsidDel="00000000" w:rsidP="00000000" w:rsidRDefault="00000000" w:rsidRPr="00000000" w14:paraId="000000DD">
          <w:pPr>
            <w:numPr>
              <w:ilvl w:val="1"/>
              <w:numId w:val="6"/>
            </w:numPr>
            <w:ind w:left="502" w:hanging="360"/>
            <w:rPr>
              <w:ins w:author="Rossi Rossi" w:id="18" w:date="2026-09-22T06:56:59Z"/>
            </w:rPr>
          </w:pPr>
          <w:sdt>
            <w:sdtPr>
              <w:id w:val="-750857806"/>
              <w:tag w:val="goog_rdk_620"/>
            </w:sdtPr>
            <w:sdtContent>
              <w:ins w:author="Rossi Rossi" w:id="18" w:date="2026-09-22T06:56:59Z"/>
              <w:sdt>
                <w:sdtPr>
                  <w:id w:val="-1729274288"/>
                  <w:tag w:val="goog_rdk_62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keys** . You must [migrate to auth keys](https://ai.google.dev/gemini-api/docs/api-key#migrate-to-auth-key) before this date to avoid service interruption. Make sure to migrate to auth keys before September 2026.</w:t>
                    </w:r>
                  </w:ins>
                </w:sdtContent>
              </w:sdt>
              <w:ins w:author="Rossi Rossi" w:id="18" w:date="2026-09-22T06:56:59Z"/>
            </w:sdtContent>
          </w:sdt>
        </w:p>
      </w:sdtContent>
    </w:sdt>
    <w:sdt>
      <w:sdtPr>
        <w:id w:val="-260976352"/>
        <w:tag w:val="goog_rdk_625"/>
      </w:sdtPr>
      <w:sdtContent>
        <w:p w:rsidR="00000000" w:rsidDel="00000000" w:rsidP="00000000" w:rsidRDefault="00000000" w:rsidRPr="00000000" w14:paraId="000000DE">
          <w:pPr>
            <w:numPr>
              <w:ilvl w:val="1"/>
              <w:numId w:val="6"/>
            </w:numPr>
            <w:ind w:left="502" w:hanging="360"/>
            <w:rPr>
              <w:ins w:author="Rossi Rossi" w:id="18" w:date="2026-09-22T06:56:59Z"/>
            </w:rPr>
          </w:pPr>
          <w:sdt>
            <w:sdtPr>
              <w:id w:val="-1931393000"/>
              <w:tag w:val="goog_rdk_623"/>
            </w:sdtPr>
            <w:sdtContent>
              <w:ins w:author="Rossi Rossi" w:id="18" w:date="2026-09-22T06:56:59Z"/>
              <w:sdt>
                <w:sdtPr>
                  <w:id w:val="-1402162673"/>
                  <w:tag w:val="goog_rdk_62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52938011"/>
        <w:tag w:val="goog_rdk_628"/>
      </w:sdtPr>
      <w:sdtContent>
        <w:p w:rsidR="00000000" w:rsidDel="00000000" w:rsidP="00000000" w:rsidRDefault="00000000" w:rsidRPr="00000000" w14:paraId="000000DF">
          <w:pPr>
            <w:numPr>
              <w:ilvl w:val="1"/>
              <w:numId w:val="6"/>
            </w:numPr>
            <w:ind w:left="502" w:hanging="360"/>
            <w:rPr>
              <w:ins w:author="Rossi Rossi" w:id="18" w:date="2026-09-22T06:56:59Z"/>
            </w:rPr>
          </w:pPr>
          <w:sdt>
            <w:sdtPr>
              <w:id w:val="1958855866"/>
              <w:tag w:val="goog_rdk_626"/>
            </w:sdtPr>
            <w:sdtContent>
              <w:ins w:author="Rossi Rossi" w:id="18" w:date="2026-09-22T06:56:59Z"/>
              <w:sdt>
                <w:sdtPr>
                  <w:id w:val="-1712623341"/>
                  <w:tag w:val="goog_rdk_62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w:t>
                    </w:r>
                  </w:ins>
                </w:sdtContent>
              </w:sdt>
              <w:ins w:author="Rossi Rossi" w:id="18" w:date="2026-09-22T06:56:59Z"/>
            </w:sdtContent>
          </w:sdt>
        </w:p>
      </w:sdtContent>
    </w:sdt>
    <w:sdt>
      <w:sdtPr>
        <w:id w:val="-1644006474"/>
        <w:tag w:val="goog_rdk_631"/>
      </w:sdtPr>
      <w:sdtContent>
        <w:p w:rsidR="00000000" w:rsidDel="00000000" w:rsidP="00000000" w:rsidRDefault="00000000" w:rsidRPr="00000000" w14:paraId="000000E0">
          <w:pPr>
            <w:numPr>
              <w:ilvl w:val="1"/>
              <w:numId w:val="6"/>
            </w:numPr>
            <w:ind w:left="502" w:hanging="360"/>
            <w:rPr>
              <w:ins w:author="Rossi Rossi" w:id="18" w:date="2026-09-22T06:56:59Z"/>
            </w:rPr>
          </w:pPr>
          <w:sdt>
            <w:sdtPr>
              <w:id w:val="1690608308"/>
              <w:tag w:val="goog_rdk_629"/>
            </w:sdtPr>
            <w:sdtContent>
              <w:ins w:author="Rossi Rossi" w:id="18" w:date="2026-09-22T06:56:59Z"/>
              <w:sdt>
                <w:sdtPr>
                  <w:id w:val="2140009306"/>
                  <w:tag w:val="goog_rdk_63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 Requests authenticated by authorization keys are not recorded in Google Cloud service account usage metrics.</w:t>
                    </w:r>
                  </w:ins>
                </w:sdtContent>
              </w:sdt>
              <w:ins w:author="Rossi Rossi" w:id="18" w:date="2026-09-22T06:56:59Z"/>
            </w:sdtContent>
          </w:sdt>
        </w:p>
      </w:sdtContent>
    </w:sdt>
    <w:sdt>
      <w:sdtPr>
        <w:id w:val="1489854192"/>
        <w:tag w:val="goog_rdk_634"/>
      </w:sdtPr>
      <w:sdtContent>
        <w:p w:rsidR="00000000" w:rsidDel="00000000" w:rsidP="00000000" w:rsidRDefault="00000000" w:rsidRPr="00000000" w14:paraId="000000E1">
          <w:pPr>
            <w:numPr>
              <w:ilvl w:val="1"/>
              <w:numId w:val="6"/>
            </w:numPr>
            <w:ind w:left="502" w:hanging="360"/>
            <w:rPr>
              <w:ins w:author="Rossi Rossi" w:id="18" w:date="2026-09-22T06:56:59Z"/>
            </w:rPr>
          </w:pPr>
          <w:sdt>
            <w:sdtPr>
              <w:id w:val="225434246"/>
              <w:tag w:val="goog_rdk_632"/>
            </w:sdtPr>
            <w:sdtContent>
              <w:ins w:author="Rossi Rossi" w:id="18" w:date="2026-09-22T06:56:59Z"/>
              <w:sdt>
                <w:sdtPr>
                  <w:id w:val="-445740654"/>
                  <w:tag w:val="goog_rdk_63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40449514"/>
        <w:tag w:val="goog_rdk_637"/>
      </w:sdtPr>
      <w:sdtContent>
        <w:p w:rsidR="00000000" w:rsidDel="00000000" w:rsidP="00000000" w:rsidRDefault="00000000" w:rsidRPr="00000000" w14:paraId="000000E2">
          <w:pPr>
            <w:numPr>
              <w:ilvl w:val="1"/>
              <w:numId w:val="6"/>
            </w:numPr>
            <w:ind w:left="502" w:hanging="360"/>
            <w:rPr>
              <w:ins w:author="Rossi Rossi" w:id="18" w:date="2026-09-22T06:56:59Z"/>
            </w:rPr>
          </w:pPr>
          <w:sdt>
            <w:sdtPr>
              <w:id w:val="2111258780"/>
              <w:tag w:val="goog_rdk_635"/>
            </w:sdtPr>
            <w:sdtContent>
              <w:ins w:author="Rossi Rossi" w:id="18" w:date="2026-09-22T06:56:59Z"/>
              <w:sdt>
                <w:sdtPr>
                  <w:id w:val="1742687223"/>
                  <w:tag w:val="goog_rdk_63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Managing API keys in Google AI Studio</w:t>
                    </w:r>
                  </w:ins>
                </w:sdtContent>
              </w:sdt>
              <w:ins w:author="Rossi Rossi" w:id="18" w:date="2026-09-22T06:56:59Z"/>
            </w:sdtContent>
          </w:sdt>
        </w:p>
      </w:sdtContent>
    </w:sdt>
    <w:sdt>
      <w:sdtPr>
        <w:id w:val="1932964667"/>
        <w:tag w:val="goog_rdk_640"/>
      </w:sdtPr>
      <w:sdtContent>
        <w:p w:rsidR="00000000" w:rsidDel="00000000" w:rsidP="00000000" w:rsidRDefault="00000000" w:rsidRPr="00000000" w14:paraId="000000E3">
          <w:pPr>
            <w:numPr>
              <w:ilvl w:val="1"/>
              <w:numId w:val="6"/>
            </w:numPr>
            <w:ind w:left="502" w:hanging="360"/>
            <w:rPr>
              <w:ins w:author="Rossi Rossi" w:id="18" w:date="2026-09-22T06:56:59Z"/>
            </w:rPr>
          </w:pPr>
          <w:sdt>
            <w:sdtPr>
              <w:id w:val="-1591488723"/>
              <w:tag w:val="goog_rdk_638"/>
            </w:sdtPr>
            <w:sdtContent>
              <w:ins w:author="Rossi Rossi" w:id="18" w:date="2026-09-22T06:56:59Z"/>
              <w:sdt>
                <w:sdtPr>
                  <w:id w:val="753236836"/>
                  <w:tag w:val="goog_rdk_63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63620524"/>
        <w:tag w:val="goog_rdk_643"/>
      </w:sdtPr>
      <w:sdtContent>
        <w:p w:rsidR="00000000" w:rsidDel="00000000" w:rsidP="00000000" w:rsidRDefault="00000000" w:rsidRPr="00000000" w14:paraId="000000E4">
          <w:pPr>
            <w:numPr>
              <w:ilvl w:val="1"/>
              <w:numId w:val="6"/>
            </w:numPr>
            <w:ind w:left="502" w:hanging="360"/>
            <w:rPr>
              <w:ins w:author="Rossi Rossi" w:id="18" w:date="2026-09-22T06:56:59Z"/>
            </w:rPr>
          </w:pPr>
          <w:sdt>
            <w:sdtPr>
              <w:id w:val="67634219"/>
              <w:tag w:val="goog_rdk_641"/>
            </w:sdtPr>
            <w:sdtContent>
              <w:ins w:author="Rossi Rossi" w:id="18" w:date="2026-09-22T06:56:59Z"/>
              <w:sdt>
                <w:sdtPr>
                  <w:id w:val="479228466"/>
                  <w:tag w:val="goog_rdk_64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 can manage your projects and keys directly in [Google AI Studio](https://aistudio.google.com/apikey).</w:t>
                    </w:r>
                  </w:ins>
                </w:sdtContent>
              </w:sdt>
              <w:ins w:author="Rossi Rossi" w:id="18" w:date="2026-09-22T06:56:59Z"/>
            </w:sdtContent>
          </w:sdt>
        </w:p>
      </w:sdtContent>
    </w:sdt>
    <w:sdt>
      <w:sdtPr>
        <w:id w:val="-885450633"/>
        <w:tag w:val="goog_rdk_646"/>
      </w:sdtPr>
      <w:sdtContent>
        <w:p w:rsidR="00000000" w:rsidDel="00000000" w:rsidP="00000000" w:rsidRDefault="00000000" w:rsidRPr="00000000" w14:paraId="000000E5">
          <w:pPr>
            <w:numPr>
              <w:ilvl w:val="1"/>
              <w:numId w:val="6"/>
            </w:numPr>
            <w:ind w:left="502" w:hanging="360"/>
            <w:rPr>
              <w:ins w:author="Rossi Rossi" w:id="18" w:date="2026-09-22T06:56:59Z"/>
            </w:rPr>
          </w:pPr>
          <w:sdt>
            <w:sdtPr>
              <w:id w:val="1823690351"/>
              <w:tag w:val="goog_rdk_644"/>
            </w:sdtPr>
            <w:sdtContent>
              <w:ins w:author="Rossi Rossi" w:id="18" w:date="2026-09-22T06:56:59Z"/>
              <w:sdt>
                <w:sdtPr>
                  <w:id w:val="1712202661"/>
                  <w:tag w:val="goog_rdk_64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92814127"/>
        <w:tag w:val="goog_rdk_649"/>
      </w:sdtPr>
      <w:sdtContent>
        <w:p w:rsidR="00000000" w:rsidDel="00000000" w:rsidP="00000000" w:rsidRDefault="00000000" w:rsidRPr="00000000" w14:paraId="000000E6">
          <w:pPr>
            <w:numPr>
              <w:ilvl w:val="1"/>
              <w:numId w:val="6"/>
            </w:numPr>
            <w:ind w:left="502" w:hanging="360"/>
            <w:rPr>
              <w:ins w:author="Rossi Rossi" w:id="18" w:date="2026-09-22T06:56:59Z"/>
            </w:rPr>
          </w:pPr>
          <w:sdt>
            <w:sdtPr>
              <w:id w:val="-803829797"/>
              <w:tag w:val="goog_rdk_647"/>
            </w:sdtPr>
            <w:sdtContent>
              <w:ins w:author="Rossi Rossi" w:id="18" w:date="2026-09-22T06:56:59Z"/>
              <w:sdt>
                <w:sdtPr>
                  <w:id w:val="1973366326"/>
                  <w:tag w:val="goog_rdk_64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Google Cloud projects</w:t>
                    </w:r>
                  </w:ins>
                </w:sdtContent>
              </w:sdt>
              <w:ins w:author="Rossi Rossi" w:id="18" w:date="2026-09-22T06:56:59Z"/>
            </w:sdtContent>
          </w:sdt>
        </w:p>
      </w:sdtContent>
    </w:sdt>
    <w:sdt>
      <w:sdtPr>
        <w:id w:val="-7815402"/>
        <w:tag w:val="goog_rdk_652"/>
      </w:sdtPr>
      <w:sdtContent>
        <w:p w:rsidR="00000000" w:rsidDel="00000000" w:rsidP="00000000" w:rsidRDefault="00000000" w:rsidRPr="00000000" w14:paraId="000000E7">
          <w:pPr>
            <w:numPr>
              <w:ilvl w:val="1"/>
              <w:numId w:val="6"/>
            </w:numPr>
            <w:ind w:left="502" w:hanging="360"/>
            <w:rPr>
              <w:ins w:author="Rossi Rossi" w:id="18" w:date="2026-09-22T06:56:59Z"/>
            </w:rPr>
          </w:pPr>
          <w:sdt>
            <w:sdtPr>
              <w:id w:val="-141851393"/>
              <w:tag w:val="goog_rdk_650"/>
            </w:sdtPr>
            <w:sdtContent>
              <w:ins w:author="Rossi Rossi" w:id="18" w:date="2026-09-22T06:56:59Z"/>
              <w:sdt>
                <w:sdtPr>
                  <w:id w:val="567048750"/>
                  <w:tag w:val="goog_rdk_65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9676416"/>
        <w:tag w:val="goog_rdk_655"/>
      </w:sdtPr>
      <w:sdtContent>
        <w:p w:rsidR="00000000" w:rsidDel="00000000" w:rsidP="00000000" w:rsidRDefault="00000000" w:rsidRPr="00000000" w14:paraId="000000E8">
          <w:pPr>
            <w:numPr>
              <w:ilvl w:val="1"/>
              <w:numId w:val="6"/>
            </w:numPr>
            <w:ind w:left="502" w:hanging="360"/>
            <w:rPr>
              <w:ins w:author="Rossi Rossi" w:id="18" w:date="2026-09-22T06:56:59Z"/>
            </w:rPr>
          </w:pPr>
          <w:sdt>
            <w:sdtPr>
              <w:id w:val="-1171149222"/>
              <w:tag w:val="goog_rdk_653"/>
            </w:sdtPr>
            <w:sdtContent>
              <w:ins w:author="Rossi Rossi" w:id="18" w:date="2026-09-22T06:56:59Z"/>
              <w:sdt>
                <w:sdtPr>
                  <w:id w:val="-2139067606"/>
                  <w:tag w:val="goog_rdk_65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Every Gemini API key is associated with a [Google Cloud project](https://cloud.google.com/resource-manager/docs/creating-managing-projects).</w:t>
                    </w:r>
                  </w:ins>
                </w:sdtContent>
              </w:sdt>
              <w:ins w:author="Rossi Rossi" w:id="18" w:date="2026-09-22T06:56:59Z"/>
            </w:sdtContent>
          </w:sdt>
        </w:p>
      </w:sdtContent>
    </w:sdt>
    <w:sdt>
      <w:sdtPr>
        <w:id w:val="880502394"/>
        <w:tag w:val="goog_rdk_658"/>
      </w:sdtPr>
      <w:sdtContent>
        <w:p w:rsidR="00000000" w:rsidDel="00000000" w:rsidP="00000000" w:rsidRDefault="00000000" w:rsidRPr="00000000" w14:paraId="000000E9">
          <w:pPr>
            <w:numPr>
              <w:ilvl w:val="1"/>
              <w:numId w:val="6"/>
            </w:numPr>
            <w:ind w:left="502" w:hanging="360"/>
            <w:rPr>
              <w:ins w:author="Rossi Rossi" w:id="18" w:date="2026-09-22T06:56:59Z"/>
            </w:rPr>
          </w:pPr>
          <w:sdt>
            <w:sdtPr>
              <w:id w:val="93433671"/>
              <w:tag w:val="goog_rdk_656"/>
            </w:sdtPr>
            <w:sdtContent>
              <w:ins w:author="Rossi Rossi" w:id="18" w:date="2026-09-22T06:56:59Z"/>
              <w:sdt>
                <w:sdtPr>
                  <w:id w:val="-2031771521"/>
                  <w:tag w:val="goog_rdk_65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Google Cloud projects manage billing, collaborators, and permissions. Google AI</w:t>
                    </w:r>
                  </w:ins>
                </w:sdtContent>
              </w:sdt>
              <w:ins w:author="Rossi Rossi" w:id="18" w:date="2026-09-22T06:56:59Z"/>
            </w:sdtContent>
          </w:sdt>
        </w:p>
      </w:sdtContent>
    </w:sdt>
    <w:sdt>
      <w:sdtPr>
        <w:id w:val="-1936311919"/>
        <w:tag w:val="goog_rdk_661"/>
      </w:sdtPr>
      <w:sdtContent>
        <w:p w:rsidR="00000000" w:rsidDel="00000000" w:rsidP="00000000" w:rsidRDefault="00000000" w:rsidRPr="00000000" w14:paraId="000000EA">
          <w:pPr>
            <w:numPr>
              <w:ilvl w:val="1"/>
              <w:numId w:val="6"/>
            </w:numPr>
            <w:ind w:left="502" w:hanging="360"/>
            <w:rPr>
              <w:ins w:author="Rossi Rossi" w:id="18" w:date="2026-09-22T06:56:59Z"/>
            </w:rPr>
          </w:pPr>
          <w:sdt>
            <w:sdtPr>
              <w:id w:val="291123734"/>
              <w:tag w:val="goog_rdk_659"/>
            </w:sdtPr>
            <w:sdtContent>
              <w:ins w:author="Rossi Rossi" w:id="18" w:date="2026-09-22T06:56:59Z"/>
              <w:sdt>
                <w:sdtPr>
                  <w:id w:val="1361921410"/>
                  <w:tag w:val="goog_rdk_66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Studio provides a lightweight interface to access these projects.</w:t>
                    </w:r>
                  </w:ins>
                </w:sdtContent>
              </w:sdt>
              <w:ins w:author="Rossi Rossi" w:id="18" w:date="2026-09-22T06:56:59Z"/>
            </w:sdtContent>
          </w:sdt>
        </w:p>
      </w:sdtContent>
    </w:sdt>
    <w:sdt>
      <w:sdtPr>
        <w:id w:val="881355549"/>
        <w:tag w:val="goog_rdk_664"/>
      </w:sdtPr>
      <w:sdtContent>
        <w:p w:rsidR="00000000" w:rsidDel="00000000" w:rsidP="00000000" w:rsidRDefault="00000000" w:rsidRPr="00000000" w14:paraId="000000EB">
          <w:pPr>
            <w:numPr>
              <w:ilvl w:val="1"/>
              <w:numId w:val="6"/>
            </w:numPr>
            <w:ind w:left="502" w:hanging="360"/>
            <w:rPr>
              <w:ins w:author="Rossi Rossi" w:id="18" w:date="2026-09-22T06:56:59Z"/>
            </w:rPr>
          </w:pPr>
          <w:sdt>
            <w:sdtPr>
              <w:id w:val="38251281"/>
              <w:tag w:val="goog_rdk_662"/>
            </w:sdtPr>
            <w:sdtContent>
              <w:ins w:author="Rossi Rossi" w:id="18" w:date="2026-09-22T06:56:59Z"/>
              <w:sdt>
                <w:sdtPr>
                  <w:id w:val="-1314983154"/>
                  <w:tag w:val="goog_rdk_66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40939236"/>
        <w:tag w:val="goog_rdk_667"/>
      </w:sdtPr>
      <w:sdtContent>
        <w:p w:rsidR="00000000" w:rsidDel="00000000" w:rsidP="00000000" w:rsidRDefault="00000000" w:rsidRPr="00000000" w14:paraId="000000EC">
          <w:pPr>
            <w:numPr>
              <w:ilvl w:val="1"/>
              <w:numId w:val="6"/>
            </w:numPr>
            <w:ind w:left="502" w:hanging="360"/>
            <w:rPr>
              <w:ins w:author="Rossi Rossi" w:id="18" w:date="2026-09-22T06:56:59Z"/>
            </w:rPr>
          </w:pPr>
          <w:sdt>
            <w:sdtPr>
              <w:id w:val="-259443032"/>
              <w:tag w:val="goog_rdk_665"/>
            </w:sdtPr>
            <w:sdtContent>
              <w:ins w:author="Rossi Rossi" w:id="18" w:date="2026-09-22T06:56:59Z"/>
              <w:sdt>
                <w:sdtPr>
                  <w:id w:val="1888755117"/>
                  <w:tag w:val="goog_rdk_66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**Default project** : If you are a new user, Google AI Studio automatically creates a default Google Cloud project and API key after you accept the Terms of Service. You can rename this project by navigating to the **Projects** view in your dashboard.</w:t>
                    </w:r>
                  </w:ins>
                </w:sdtContent>
              </w:sdt>
              <w:ins w:author="Rossi Rossi" w:id="18" w:date="2026-09-22T06:56:59Z"/>
            </w:sdtContent>
          </w:sdt>
        </w:p>
      </w:sdtContent>
    </w:sdt>
    <w:sdt>
      <w:sdtPr>
        <w:id w:val="-252913404"/>
        <w:tag w:val="goog_rdk_670"/>
      </w:sdtPr>
      <w:sdtContent>
        <w:p w:rsidR="00000000" w:rsidDel="00000000" w:rsidP="00000000" w:rsidRDefault="00000000" w:rsidRPr="00000000" w14:paraId="000000ED">
          <w:pPr>
            <w:numPr>
              <w:ilvl w:val="1"/>
              <w:numId w:val="6"/>
            </w:numPr>
            <w:ind w:left="502" w:hanging="360"/>
            <w:rPr>
              <w:ins w:author="Rossi Rossi" w:id="18" w:date="2026-09-22T06:56:59Z"/>
            </w:rPr>
          </w:pPr>
          <w:sdt>
            <w:sdtPr>
              <w:id w:val="-1103854387"/>
              <w:tag w:val="goog_rdk_668"/>
            </w:sdtPr>
            <w:sdtContent>
              <w:ins w:author="Rossi Rossi" w:id="18" w:date="2026-09-22T06:56:59Z"/>
              <w:sdt>
                <w:sdtPr>
                  <w:id w:val="2034309174"/>
                  <w:tag w:val="goog_rdk_66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**Existing projects**: If you already have a Google Cloud account, AI Studio does not create a default project. Instead, you must import your existing projects.</w:t>
                    </w:r>
                  </w:ins>
                </w:sdtContent>
              </w:sdt>
              <w:ins w:author="Rossi Rossi" w:id="18" w:date="2026-09-22T06:56:59Z"/>
            </w:sdtContent>
          </w:sdt>
        </w:p>
      </w:sdtContent>
    </w:sdt>
    <w:sdt>
      <w:sdtPr>
        <w:id w:val="1797953423"/>
        <w:tag w:val="goog_rdk_673"/>
      </w:sdtPr>
      <w:sdtContent>
        <w:p w:rsidR="00000000" w:rsidDel="00000000" w:rsidP="00000000" w:rsidRDefault="00000000" w:rsidRPr="00000000" w14:paraId="000000EE">
          <w:pPr>
            <w:numPr>
              <w:ilvl w:val="1"/>
              <w:numId w:val="6"/>
            </w:numPr>
            <w:ind w:left="502" w:hanging="360"/>
            <w:rPr>
              <w:ins w:author="Rossi Rossi" w:id="18" w:date="2026-09-22T06:56:59Z"/>
            </w:rPr>
          </w:pPr>
          <w:sdt>
            <w:sdtPr>
              <w:id w:val="1788532440"/>
              <w:tag w:val="goog_rdk_671"/>
            </w:sdtPr>
            <w:sdtContent>
              <w:ins w:author="Rossi Rossi" w:id="18" w:date="2026-09-22T06:56:59Z"/>
              <w:sdt>
                <w:sdtPr>
                  <w:id w:val="158180307"/>
                  <w:tag w:val="goog_rdk_67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84277776"/>
        <w:tag w:val="goog_rdk_676"/>
      </w:sdtPr>
      <w:sdtContent>
        <w:p w:rsidR="00000000" w:rsidDel="00000000" w:rsidP="00000000" w:rsidRDefault="00000000" w:rsidRPr="00000000" w14:paraId="000000EF">
          <w:pPr>
            <w:numPr>
              <w:ilvl w:val="1"/>
              <w:numId w:val="6"/>
            </w:numPr>
            <w:ind w:left="502" w:hanging="360"/>
            <w:rPr>
              <w:ins w:author="Rossi Rossi" w:id="18" w:date="2026-09-22T06:56:59Z"/>
            </w:rPr>
          </w:pPr>
          <w:sdt>
            <w:sdtPr>
              <w:id w:val="-1752102312"/>
              <w:tag w:val="goog_rdk_674"/>
            </w:sdtPr>
            <w:sdtContent>
              <w:ins w:author="Rossi Rossi" w:id="18" w:date="2026-09-22T06:56:59Z"/>
              <w:sdt>
                <w:sdtPr>
                  <w:id w:val="-595652516"/>
                  <w:tag w:val="goog_rdk_67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Importing projects</w:t>
                    </w:r>
                  </w:ins>
                </w:sdtContent>
              </w:sdt>
              <w:ins w:author="Rossi Rossi" w:id="18" w:date="2026-09-22T06:56:59Z"/>
            </w:sdtContent>
          </w:sdt>
        </w:p>
      </w:sdtContent>
    </w:sdt>
    <w:sdt>
      <w:sdtPr>
        <w:id w:val="488438046"/>
        <w:tag w:val="goog_rdk_679"/>
      </w:sdtPr>
      <w:sdtContent>
        <w:p w:rsidR="00000000" w:rsidDel="00000000" w:rsidP="00000000" w:rsidRDefault="00000000" w:rsidRPr="00000000" w14:paraId="000000F0">
          <w:pPr>
            <w:numPr>
              <w:ilvl w:val="1"/>
              <w:numId w:val="6"/>
            </w:numPr>
            <w:ind w:left="502" w:hanging="360"/>
            <w:rPr>
              <w:ins w:author="Rossi Rossi" w:id="18" w:date="2026-09-22T06:56:59Z"/>
            </w:rPr>
          </w:pPr>
          <w:sdt>
            <w:sdtPr>
              <w:id w:val="-973293909"/>
              <w:tag w:val="goog_rdk_677"/>
            </w:sdtPr>
            <w:sdtContent>
              <w:ins w:author="Rossi Rossi" w:id="18" w:date="2026-09-22T06:56:59Z"/>
              <w:sdt>
                <w:sdtPr>
                  <w:id w:val="880143479"/>
                  <w:tag w:val="goog_rdk_67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39143571"/>
        <w:tag w:val="goog_rdk_682"/>
      </w:sdtPr>
      <w:sdtContent>
        <w:p w:rsidR="00000000" w:rsidDel="00000000" w:rsidP="00000000" w:rsidRDefault="00000000" w:rsidRPr="00000000" w14:paraId="000000F1">
          <w:pPr>
            <w:numPr>
              <w:ilvl w:val="1"/>
              <w:numId w:val="6"/>
            </w:numPr>
            <w:ind w:left="502" w:hanging="360"/>
            <w:rPr>
              <w:ins w:author="Rossi Rossi" w:id="18" w:date="2026-09-22T06:56:59Z"/>
            </w:rPr>
          </w:pPr>
          <w:sdt>
            <w:sdtPr>
              <w:id w:val="1731746163"/>
              <w:tag w:val="goog_rdk_680"/>
            </w:sdtPr>
            <w:sdtContent>
              <w:ins w:author="Rossi Rossi" w:id="18" w:date="2026-09-22T06:56:59Z"/>
              <w:sdt>
                <w:sdtPr>
                  <w:id w:val="-1782495570"/>
                  <w:tag w:val="goog_rdk_68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By default, Google AI Studio does not display all of your Google Cloud</w:t>
                    </w:r>
                  </w:ins>
                </w:sdtContent>
              </w:sdt>
              <w:ins w:author="Rossi Rossi" w:id="18" w:date="2026-09-22T06:56:59Z"/>
            </w:sdtContent>
          </w:sdt>
        </w:p>
      </w:sdtContent>
    </w:sdt>
    <w:sdt>
      <w:sdtPr>
        <w:id w:val="1211415523"/>
        <w:tag w:val="goog_rdk_685"/>
      </w:sdtPr>
      <w:sdtContent>
        <w:p w:rsidR="00000000" w:rsidDel="00000000" w:rsidP="00000000" w:rsidRDefault="00000000" w:rsidRPr="00000000" w14:paraId="000000F2">
          <w:pPr>
            <w:numPr>
              <w:ilvl w:val="1"/>
              <w:numId w:val="6"/>
            </w:numPr>
            <w:ind w:left="502" w:hanging="360"/>
            <w:rPr>
              <w:ins w:author="Rossi Rossi" w:id="18" w:date="2026-09-22T06:56:59Z"/>
            </w:rPr>
          </w:pPr>
          <w:sdt>
            <w:sdtPr>
              <w:id w:val="1092653536"/>
              <w:tag w:val="goog_rdk_683"/>
            </w:sdtPr>
            <w:sdtContent>
              <w:ins w:author="Rossi Rossi" w:id="18" w:date="2026-09-22T06:56:59Z"/>
              <w:sdt>
                <w:sdtPr>
                  <w:id w:val="84507980"/>
                  <w:tag w:val="goog_rdk_68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projects. You must import the projects you want to use:</w:t>
                    </w:r>
                  </w:ins>
                </w:sdtContent>
              </w:sdt>
              <w:ins w:author="Rossi Rossi" w:id="18" w:date="2026-09-22T06:56:59Z"/>
            </w:sdtContent>
          </w:sdt>
        </w:p>
      </w:sdtContent>
    </w:sdt>
    <w:sdt>
      <w:sdtPr>
        <w:id w:val="-142372422"/>
        <w:tag w:val="goog_rdk_688"/>
      </w:sdtPr>
      <w:sdtContent>
        <w:p w:rsidR="00000000" w:rsidDel="00000000" w:rsidP="00000000" w:rsidRDefault="00000000" w:rsidRPr="00000000" w14:paraId="000000F3">
          <w:pPr>
            <w:numPr>
              <w:ilvl w:val="1"/>
              <w:numId w:val="6"/>
            </w:numPr>
            <w:ind w:left="502" w:hanging="360"/>
            <w:rPr>
              <w:ins w:author="Rossi Rossi" w:id="18" w:date="2026-09-22T06:56:59Z"/>
            </w:rPr>
          </w:pPr>
          <w:sdt>
            <w:sdtPr>
              <w:id w:val="-891523157"/>
              <w:tag w:val="goog_rdk_686"/>
            </w:sdtPr>
            <w:sdtContent>
              <w:ins w:author="Rossi Rossi" w:id="18" w:date="2026-09-22T06:56:59Z"/>
              <w:sdt>
                <w:sdtPr>
                  <w:id w:val="-1739284464"/>
                  <w:tag w:val="goog_rdk_68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34610676"/>
        <w:tag w:val="goog_rdk_691"/>
      </w:sdtPr>
      <w:sdtContent>
        <w:p w:rsidR="00000000" w:rsidDel="00000000" w:rsidP="00000000" w:rsidRDefault="00000000" w:rsidRPr="00000000" w14:paraId="000000F4">
          <w:pPr>
            <w:numPr>
              <w:ilvl w:val="1"/>
              <w:numId w:val="6"/>
            </w:numPr>
            <w:ind w:left="502" w:hanging="360"/>
            <w:rPr>
              <w:ins w:author="Rossi Rossi" w:id="18" w:date="2026-09-22T06:56:59Z"/>
            </w:rPr>
          </w:pPr>
          <w:sdt>
            <w:sdtPr>
              <w:id w:val="414370986"/>
              <w:tag w:val="goog_rdk_689"/>
            </w:sdtPr>
            <w:sdtContent>
              <w:ins w:author="Rossi Rossi" w:id="18" w:date="2026-09-22T06:56:59Z"/>
              <w:sdt>
                <w:sdtPr>
                  <w:id w:val="925261537"/>
                  <w:tag w:val="goog_rdk_69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Go to [Google AI Studio](https://aistudio.google.com).</w:t>
                    </w:r>
                  </w:ins>
                </w:sdtContent>
              </w:sdt>
              <w:ins w:author="Rossi Rossi" w:id="18" w:date="2026-09-22T06:56:59Z"/>
            </w:sdtContent>
          </w:sdt>
        </w:p>
      </w:sdtContent>
    </w:sdt>
    <w:sdt>
      <w:sdtPr>
        <w:id w:val="1265099621"/>
        <w:tag w:val="goog_rdk_694"/>
      </w:sdtPr>
      <w:sdtContent>
        <w:p w:rsidR="00000000" w:rsidDel="00000000" w:rsidP="00000000" w:rsidRDefault="00000000" w:rsidRPr="00000000" w14:paraId="000000F5">
          <w:pPr>
            <w:numPr>
              <w:ilvl w:val="1"/>
              <w:numId w:val="6"/>
            </w:numPr>
            <w:ind w:left="502" w:hanging="360"/>
            <w:rPr>
              <w:ins w:author="Rossi Rossi" w:id="18" w:date="2026-09-22T06:56:59Z"/>
            </w:rPr>
          </w:pPr>
          <w:sdt>
            <w:sdtPr>
              <w:id w:val="-1518421126"/>
              <w:tag w:val="goog_rdk_692"/>
            </w:sdtPr>
            <w:sdtContent>
              <w:ins w:author="Rossi Rossi" w:id="18" w:date="2026-09-22T06:56:59Z"/>
              <w:sdt>
                <w:sdtPr>
                  <w:id w:val="2004716606"/>
                  <w:tag w:val="goog_rdk_69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Open the **Dashboard** from the left panel and select **Projects**.</w:t>
                    </w:r>
                  </w:ins>
                </w:sdtContent>
              </w:sdt>
              <w:ins w:author="Rossi Rossi" w:id="18" w:date="2026-09-22T06:56:59Z"/>
            </w:sdtContent>
          </w:sdt>
        </w:p>
      </w:sdtContent>
    </w:sdt>
    <w:sdt>
      <w:sdtPr>
        <w:id w:val="-1829468173"/>
        <w:tag w:val="goog_rdk_697"/>
      </w:sdtPr>
      <w:sdtContent>
        <w:p w:rsidR="00000000" w:rsidDel="00000000" w:rsidP="00000000" w:rsidRDefault="00000000" w:rsidRPr="00000000" w14:paraId="000000F6">
          <w:pPr>
            <w:numPr>
              <w:ilvl w:val="1"/>
              <w:numId w:val="6"/>
            </w:numPr>
            <w:ind w:left="502" w:hanging="360"/>
            <w:rPr>
              <w:ins w:author="Rossi Rossi" w:id="18" w:date="2026-09-22T06:56:59Z"/>
            </w:rPr>
          </w:pPr>
          <w:sdt>
            <w:sdtPr>
              <w:id w:val="-929758410"/>
              <w:tag w:val="goog_rdk_695"/>
            </w:sdtPr>
            <w:sdtContent>
              <w:ins w:author="Rossi Rossi" w:id="18" w:date="2026-09-22T06:56:59Z"/>
              <w:sdt>
                <w:sdtPr>
                  <w:id w:val="-1613681790"/>
                  <w:tag w:val="goog_rdk_69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Click the **Import projects** button.</w:t>
                    </w:r>
                  </w:ins>
                </w:sdtContent>
              </w:sdt>
              <w:ins w:author="Rossi Rossi" w:id="18" w:date="2026-09-22T06:56:59Z"/>
            </w:sdtContent>
          </w:sdt>
        </w:p>
      </w:sdtContent>
    </w:sdt>
    <w:sdt>
      <w:sdtPr>
        <w:id w:val="363871608"/>
        <w:tag w:val="goog_rdk_700"/>
      </w:sdtPr>
      <w:sdtContent>
        <w:p w:rsidR="00000000" w:rsidDel="00000000" w:rsidP="00000000" w:rsidRDefault="00000000" w:rsidRPr="00000000" w14:paraId="000000F7">
          <w:pPr>
            <w:numPr>
              <w:ilvl w:val="1"/>
              <w:numId w:val="6"/>
            </w:numPr>
            <w:ind w:left="502" w:hanging="360"/>
            <w:rPr>
              <w:ins w:author="Rossi Rossi" w:id="18" w:date="2026-09-22T06:56:59Z"/>
            </w:rPr>
          </w:pPr>
          <w:sdt>
            <w:sdtPr>
              <w:id w:val="-282285185"/>
              <w:tag w:val="goog_rdk_698"/>
            </w:sdtPr>
            <w:sdtContent>
              <w:ins w:author="Rossi Rossi" w:id="18" w:date="2026-09-22T06:56:59Z"/>
              <w:sdt>
                <w:sdtPr>
                  <w:id w:val="-126938030"/>
                  <w:tag w:val="goog_rdk_69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Search for and select the Google Cloud project you want to import, then click **Import**.</w:t>
                    </w:r>
                  </w:ins>
                </w:sdtContent>
              </w:sdt>
              <w:ins w:author="Rossi Rossi" w:id="18" w:date="2026-09-22T06:56:59Z"/>
            </w:sdtContent>
          </w:sdt>
        </w:p>
      </w:sdtContent>
    </w:sdt>
    <w:sdt>
      <w:sdtPr>
        <w:id w:val="-1673766298"/>
        <w:tag w:val="goog_rdk_703"/>
      </w:sdtPr>
      <w:sdtContent>
        <w:p w:rsidR="00000000" w:rsidDel="00000000" w:rsidP="00000000" w:rsidRDefault="00000000" w:rsidRPr="00000000" w14:paraId="000000F8">
          <w:pPr>
            <w:numPr>
              <w:ilvl w:val="1"/>
              <w:numId w:val="6"/>
            </w:numPr>
            <w:ind w:left="502" w:hanging="360"/>
            <w:rPr>
              <w:ins w:author="Rossi Rossi" w:id="18" w:date="2026-09-22T06:56:59Z"/>
            </w:rPr>
          </w:pPr>
          <w:sdt>
            <w:sdtPr>
              <w:id w:val="-1063478731"/>
              <w:tag w:val="goog_rdk_701"/>
            </w:sdtPr>
            <w:sdtContent>
              <w:ins w:author="Rossi Rossi" w:id="18" w:date="2026-09-22T06:56:59Z"/>
              <w:sdt>
                <w:sdtPr>
                  <w:id w:val="-1059184576"/>
                  <w:tag w:val="goog_rdk_70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5. Once imported, navigate to the **API Keys** page in the dashboard to create a key in that project.</w:t>
                    </w:r>
                  </w:ins>
                </w:sdtContent>
              </w:sdt>
              <w:ins w:author="Rossi Rossi" w:id="18" w:date="2026-09-22T06:56:59Z"/>
            </w:sdtContent>
          </w:sdt>
        </w:p>
      </w:sdtContent>
    </w:sdt>
    <w:sdt>
      <w:sdtPr>
        <w:id w:val="596709401"/>
        <w:tag w:val="goog_rdk_706"/>
      </w:sdtPr>
      <w:sdtContent>
        <w:p w:rsidR="00000000" w:rsidDel="00000000" w:rsidP="00000000" w:rsidRDefault="00000000" w:rsidRPr="00000000" w14:paraId="000000F9">
          <w:pPr>
            <w:numPr>
              <w:ilvl w:val="1"/>
              <w:numId w:val="6"/>
            </w:numPr>
            <w:ind w:left="502" w:hanging="360"/>
            <w:rPr>
              <w:ins w:author="Rossi Rossi" w:id="18" w:date="2026-09-22T06:56:59Z"/>
            </w:rPr>
          </w:pPr>
          <w:sdt>
            <w:sdtPr>
              <w:id w:val="754990665"/>
              <w:tag w:val="goog_rdk_704"/>
            </w:sdtPr>
            <w:sdtContent>
              <w:ins w:author="Rossi Rossi" w:id="18" w:date="2026-09-22T06:56:59Z"/>
              <w:sdt>
                <w:sdtPr>
                  <w:id w:val="1344662697"/>
                  <w:tag w:val="goog_rdk_70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31559200"/>
        <w:tag w:val="goog_rdk_709"/>
      </w:sdtPr>
      <w:sdtContent>
        <w:p w:rsidR="00000000" w:rsidDel="00000000" w:rsidP="00000000" w:rsidRDefault="00000000" w:rsidRPr="00000000" w14:paraId="000000FA">
          <w:pPr>
            <w:numPr>
              <w:ilvl w:val="1"/>
              <w:numId w:val="6"/>
            </w:numPr>
            <w:ind w:left="502" w:hanging="360"/>
            <w:rPr>
              <w:ins w:author="Rossi Rossi" w:id="18" w:date="2026-09-22T06:56:59Z"/>
            </w:rPr>
          </w:pPr>
          <w:sdt>
            <w:sdtPr>
              <w:id w:val="102059529"/>
              <w:tag w:val="goog_rdk_707"/>
            </w:sdtPr>
            <w:sdtContent>
              <w:ins w:author="Rossi Rossi" w:id="18" w:date="2026-09-22T06:56:59Z"/>
              <w:sdt>
                <w:sdtPr>
                  <w:id w:val="555625328"/>
                  <w:tag w:val="goog_rdk_70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Troubleshooting key creation permissions</w:t>
                    </w:r>
                  </w:ins>
                </w:sdtContent>
              </w:sdt>
              <w:ins w:author="Rossi Rossi" w:id="18" w:date="2026-09-22T06:56:59Z"/>
            </w:sdtContent>
          </w:sdt>
        </w:p>
      </w:sdtContent>
    </w:sdt>
    <w:sdt>
      <w:sdtPr>
        <w:id w:val="-2056197328"/>
        <w:tag w:val="goog_rdk_712"/>
      </w:sdtPr>
      <w:sdtContent>
        <w:p w:rsidR="00000000" w:rsidDel="00000000" w:rsidP="00000000" w:rsidRDefault="00000000" w:rsidRPr="00000000" w14:paraId="000000FB">
          <w:pPr>
            <w:numPr>
              <w:ilvl w:val="1"/>
              <w:numId w:val="6"/>
            </w:numPr>
            <w:ind w:left="502" w:hanging="360"/>
            <w:rPr>
              <w:ins w:author="Rossi Rossi" w:id="18" w:date="2026-09-22T06:56:59Z"/>
            </w:rPr>
          </w:pPr>
          <w:sdt>
            <w:sdtPr>
              <w:id w:val="711234291"/>
              <w:tag w:val="goog_rdk_710"/>
            </w:sdtPr>
            <w:sdtContent>
              <w:ins w:author="Rossi Rossi" w:id="18" w:date="2026-09-22T06:56:59Z"/>
              <w:sdt>
                <w:sdtPr>
                  <w:id w:val="-836271424"/>
                  <w:tag w:val="goog_rdk_71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8905902"/>
        <w:tag w:val="goog_rdk_715"/>
      </w:sdtPr>
      <w:sdtContent>
        <w:p w:rsidR="00000000" w:rsidDel="00000000" w:rsidP="00000000" w:rsidRDefault="00000000" w:rsidRPr="00000000" w14:paraId="000000FC">
          <w:pPr>
            <w:numPr>
              <w:ilvl w:val="1"/>
              <w:numId w:val="6"/>
            </w:numPr>
            <w:ind w:left="502" w:hanging="360"/>
            <w:rPr>
              <w:ins w:author="Rossi Rossi" w:id="18" w:date="2026-09-22T06:56:59Z"/>
            </w:rPr>
          </w:pPr>
          <w:sdt>
            <w:sdtPr>
              <w:id w:val="2064106670"/>
              <w:tag w:val="goog_rdk_713"/>
            </w:sdtPr>
            <w:sdtContent>
              <w:ins w:author="Rossi Rossi" w:id="18" w:date="2026-09-22T06:56:59Z"/>
              <w:sdt>
                <w:sdtPr>
                  <w:id w:val="1240465066"/>
                  <w:tag w:val="goog_rdk_71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the **Create API key** button is unavailable and displays the message:</w:t>
                    </w:r>
                  </w:ins>
                </w:sdtContent>
              </w:sdt>
              <w:ins w:author="Rossi Rossi" w:id="18" w:date="2026-09-22T06:56:59Z"/>
            </w:sdtContent>
          </w:sdt>
        </w:p>
      </w:sdtContent>
    </w:sdt>
    <w:sdt>
      <w:sdtPr>
        <w:id w:val="1957464976"/>
        <w:tag w:val="goog_rdk_718"/>
      </w:sdtPr>
      <w:sdtContent>
        <w:p w:rsidR="00000000" w:rsidDel="00000000" w:rsidP="00000000" w:rsidRDefault="00000000" w:rsidRPr="00000000" w14:paraId="000000FD">
          <w:pPr>
            <w:numPr>
              <w:ilvl w:val="1"/>
              <w:numId w:val="6"/>
            </w:numPr>
            <w:ind w:left="502" w:hanging="360"/>
            <w:rPr>
              <w:ins w:author="Rossi Rossi" w:id="18" w:date="2026-09-22T06:56:59Z"/>
            </w:rPr>
          </w:pPr>
          <w:sdt>
            <w:sdtPr>
              <w:id w:val="-862029708"/>
              <w:tag w:val="goog_rdk_716"/>
            </w:sdtPr>
            <w:sdtContent>
              <w:ins w:author="Rossi Rossi" w:id="18" w:date="2026-09-22T06:56:59Z"/>
              <w:sdt>
                <w:sdtPr>
                  <w:id w:val="-182120495"/>
                  <w:tag w:val="goog_rdk_71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 do not have permission to create a key in this project"*, you lack the</w:t>
                    </w:r>
                  </w:ins>
                </w:sdtContent>
              </w:sdt>
              <w:ins w:author="Rossi Rossi" w:id="18" w:date="2026-09-22T06:56:59Z"/>
            </w:sdtContent>
          </w:sdt>
        </w:p>
      </w:sdtContent>
    </w:sdt>
    <w:sdt>
      <w:sdtPr>
        <w:id w:val="-328494893"/>
        <w:tag w:val="goog_rdk_721"/>
      </w:sdtPr>
      <w:sdtContent>
        <w:p w:rsidR="00000000" w:rsidDel="00000000" w:rsidP="00000000" w:rsidRDefault="00000000" w:rsidRPr="00000000" w14:paraId="000000FE">
          <w:pPr>
            <w:numPr>
              <w:ilvl w:val="1"/>
              <w:numId w:val="6"/>
            </w:numPr>
            <w:ind w:left="502" w:hanging="360"/>
            <w:rPr>
              <w:ins w:author="Rossi Rossi" w:id="18" w:date="2026-09-22T06:56:59Z"/>
            </w:rPr>
          </w:pPr>
          <w:sdt>
            <w:sdtPr>
              <w:id w:val="-1002169602"/>
              <w:tag w:val="goog_rdk_719"/>
            </w:sdtPr>
            <w:sdtContent>
              <w:ins w:author="Rossi Rossi" w:id="18" w:date="2026-09-22T06:56:59Z"/>
              <w:sdt>
                <w:sdtPr>
                  <w:id w:val="-1959453284"/>
                  <w:tag w:val="goog_rdk_72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required IAM permissions.</w:t>
                    </w:r>
                  </w:ins>
                </w:sdtContent>
              </w:sdt>
              <w:ins w:author="Rossi Rossi" w:id="18" w:date="2026-09-22T06:56:59Z"/>
            </w:sdtContent>
          </w:sdt>
        </w:p>
      </w:sdtContent>
    </w:sdt>
    <w:sdt>
      <w:sdtPr>
        <w:id w:val="1920920995"/>
        <w:tag w:val="goog_rdk_724"/>
      </w:sdtPr>
      <w:sdtContent>
        <w:p w:rsidR="00000000" w:rsidDel="00000000" w:rsidP="00000000" w:rsidRDefault="00000000" w:rsidRPr="00000000" w14:paraId="000000FF">
          <w:pPr>
            <w:numPr>
              <w:ilvl w:val="1"/>
              <w:numId w:val="6"/>
            </w:numPr>
            <w:ind w:left="502" w:hanging="360"/>
            <w:rPr>
              <w:ins w:author="Rossi Rossi" w:id="18" w:date="2026-09-22T06:56:59Z"/>
            </w:rPr>
          </w:pPr>
          <w:sdt>
            <w:sdtPr>
              <w:id w:val="429456963"/>
              <w:tag w:val="goog_rdk_722"/>
            </w:sdtPr>
            <w:sdtContent>
              <w:ins w:author="Rossi Rossi" w:id="18" w:date="2026-09-22T06:56:59Z"/>
              <w:sdt>
                <w:sdtPr>
                  <w:id w:val="1115858465"/>
                  <w:tag w:val="goog_rdk_72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03374616"/>
        <w:tag w:val="goog_rdk_727"/>
      </w:sdtPr>
      <w:sdtContent>
        <w:p w:rsidR="00000000" w:rsidDel="00000000" w:rsidP="00000000" w:rsidRDefault="00000000" w:rsidRPr="00000000" w14:paraId="00000100">
          <w:pPr>
            <w:numPr>
              <w:ilvl w:val="1"/>
              <w:numId w:val="6"/>
            </w:numPr>
            <w:ind w:left="502" w:hanging="360"/>
            <w:rPr>
              <w:ins w:author="Rossi Rossi" w:id="18" w:date="2026-09-22T06:56:59Z"/>
            </w:rPr>
          </w:pPr>
          <w:sdt>
            <w:sdtPr>
              <w:id w:val="120616567"/>
              <w:tag w:val="goog_rdk_725"/>
            </w:sdtPr>
            <w:sdtContent>
              <w:ins w:author="Rossi Rossi" w:id="18" w:date="2026-09-22T06:56:59Z"/>
              <w:sdt>
                <w:sdtPr>
                  <w:id w:val="-425005561"/>
                  <w:tag w:val="goog_rdk_72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Ask your Google Cloud project or organization administrator to grant you a role</w:t>
                    </w:r>
                  </w:ins>
                </w:sdtContent>
              </w:sdt>
              <w:ins w:author="Rossi Rossi" w:id="18" w:date="2026-09-22T06:56:59Z"/>
            </w:sdtContent>
          </w:sdt>
        </w:p>
      </w:sdtContent>
    </w:sdt>
    <w:sdt>
      <w:sdtPr>
        <w:id w:val="822958789"/>
        <w:tag w:val="goog_rdk_730"/>
      </w:sdtPr>
      <w:sdtContent>
        <w:p w:rsidR="00000000" w:rsidDel="00000000" w:rsidP="00000000" w:rsidRDefault="00000000" w:rsidRPr="00000000" w14:paraId="00000101">
          <w:pPr>
            <w:numPr>
              <w:ilvl w:val="1"/>
              <w:numId w:val="6"/>
            </w:numPr>
            <w:ind w:left="502" w:hanging="360"/>
            <w:rPr>
              <w:ins w:author="Rossi Rossi" w:id="18" w:date="2026-09-22T06:56:59Z"/>
            </w:rPr>
          </w:pPr>
          <w:sdt>
            <w:sdtPr>
              <w:id w:val="-889846610"/>
              <w:tag w:val="goog_rdk_728"/>
            </w:sdtPr>
            <w:sdtContent>
              <w:ins w:author="Rossi Rossi" w:id="18" w:date="2026-09-22T06:56:59Z"/>
              <w:sdt>
                <w:sdtPr>
                  <w:id w:val="633487955"/>
                  <w:tag w:val="goog_rdk_72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containing the following permissions (such as Project Editor):</w:t>
                    </w:r>
                  </w:ins>
                </w:sdtContent>
              </w:sdt>
              <w:ins w:author="Rossi Rossi" w:id="18" w:date="2026-09-22T06:56:59Z"/>
            </w:sdtContent>
          </w:sdt>
        </w:p>
      </w:sdtContent>
    </w:sdt>
    <w:sdt>
      <w:sdtPr>
        <w:id w:val="-352352982"/>
        <w:tag w:val="goog_rdk_733"/>
      </w:sdtPr>
      <w:sdtContent>
        <w:p w:rsidR="00000000" w:rsidDel="00000000" w:rsidP="00000000" w:rsidRDefault="00000000" w:rsidRPr="00000000" w14:paraId="00000102">
          <w:pPr>
            <w:numPr>
              <w:ilvl w:val="1"/>
              <w:numId w:val="6"/>
            </w:numPr>
            <w:ind w:left="502" w:hanging="360"/>
            <w:rPr>
              <w:ins w:author="Rossi Rossi" w:id="18" w:date="2026-09-22T06:56:59Z"/>
            </w:rPr>
          </w:pPr>
          <w:sdt>
            <w:sdtPr>
              <w:id w:val="-128215759"/>
              <w:tag w:val="goog_rdk_731"/>
            </w:sdtPr>
            <w:sdtContent>
              <w:ins w:author="Rossi Rossi" w:id="18" w:date="2026-09-22T06:56:59Z"/>
              <w:sdt>
                <w:sdtPr>
                  <w:id w:val="-1012414573"/>
                  <w:tag w:val="goog_rdk_73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95803556"/>
        <w:tag w:val="goog_rdk_736"/>
      </w:sdtPr>
      <w:sdtContent>
        <w:p w:rsidR="00000000" w:rsidDel="00000000" w:rsidP="00000000" w:rsidRDefault="00000000" w:rsidRPr="00000000" w14:paraId="00000103">
          <w:pPr>
            <w:numPr>
              <w:ilvl w:val="1"/>
              <w:numId w:val="6"/>
            </w:numPr>
            <w:ind w:left="502" w:hanging="360"/>
            <w:rPr>
              <w:ins w:author="Rossi Rossi" w:id="18" w:date="2026-09-22T06:56:59Z"/>
            </w:rPr>
          </w:pPr>
          <w:sdt>
            <w:sdtPr>
              <w:id w:val="107137815"/>
              <w:tag w:val="goog_rdk_734"/>
            </w:sdtPr>
            <w:sdtContent>
              <w:ins w:author="Rossi Rossi" w:id="18" w:date="2026-09-22T06:56:59Z"/>
              <w:sdt>
                <w:sdtPr>
                  <w:id w:val="-388834417"/>
                  <w:tag w:val="goog_rdk_73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`resourcemanager.projects.get`: Allows AI Studio to verify the project.</w:t>
                    </w:r>
                  </w:ins>
                </w:sdtContent>
              </w:sdt>
              <w:ins w:author="Rossi Rossi" w:id="18" w:date="2026-09-22T06:56:59Z"/>
            </w:sdtContent>
          </w:sdt>
        </w:p>
      </w:sdtContent>
    </w:sdt>
    <w:sdt>
      <w:sdtPr>
        <w:id w:val="458775709"/>
        <w:tag w:val="goog_rdk_739"/>
      </w:sdtPr>
      <w:sdtContent>
        <w:p w:rsidR="00000000" w:rsidDel="00000000" w:rsidP="00000000" w:rsidRDefault="00000000" w:rsidRPr="00000000" w14:paraId="00000104">
          <w:pPr>
            <w:numPr>
              <w:ilvl w:val="1"/>
              <w:numId w:val="6"/>
            </w:numPr>
            <w:ind w:left="502" w:hanging="360"/>
            <w:rPr>
              <w:ins w:author="Rossi Rossi" w:id="18" w:date="2026-09-22T06:56:59Z"/>
            </w:rPr>
          </w:pPr>
          <w:sdt>
            <w:sdtPr>
              <w:id w:val="-204251895"/>
              <w:tag w:val="goog_rdk_737"/>
            </w:sdtPr>
            <w:sdtContent>
              <w:ins w:author="Rossi Rossi" w:id="18" w:date="2026-09-22T06:56:59Z"/>
              <w:sdt>
                <w:sdtPr>
                  <w:id w:val="1279001800"/>
                  <w:tag w:val="goog_rdk_73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`apikeys.keys.create`: Allows key generation.</w:t>
                    </w:r>
                  </w:ins>
                </w:sdtContent>
              </w:sdt>
              <w:ins w:author="Rossi Rossi" w:id="18" w:date="2026-09-22T06:56:59Z"/>
            </w:sdtContent>
          </w:sdt>
        </w:p>
      </w:sdtContent>
    </w:sdt>
    <w:sdt>
      <w:sdtPr>
        <w:id w:val="1925932591"/>
        <w:tag w:val="goog_rdk_742"/>
      </w:sdtPr>
      <w:sdtContent>
        <w:p w:rsidR="00000000" w:rsidDel="00000000" w:rsidP="00000000" w:rsidRDefault="00000000" w:rsidRPr="00000000" w14:paraId="00000105">
          <w:pPr>
            <w:numPr>
              <w:ilvl w:val="1"/>
              <w:numId w:val="6"/>
            </w:numPr>
            <w:ind w:left="502" w:hanging="360"/>
            <w:rPr>
              <w:ins w:author="Rossi Rossi" w:id="18" w:date="2026-09-22T06:56:59Z"/>
            </w:rPr>
          </w:pPr>
          <w:sdt>
            <w:sdtPr>
              <w:id w:val="338723305"/>
              <w:tag w:val="goog_rdk_740"/>
            </w:sdtPr>
            <w:sdtContent>
              <w:ins w:author="Rossi Rossi" w:id="18" w:date="2026-09-22T06:56:59Z"/>
              <w:sdt>
                <w:sdtPr>
                  <w:id w:val="-1975290974"/>
                  <w:tag w:val="goog_rdk_74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`serviceusage.services.enable`: Ensures the Generative Language API is enabled.</w:t>
                    </w:r>
                  </w:ins>
                </w:sdtContent>
              </w:sdt>
              <w:ins w:author="Rossi Rossi" w:id="18" w:date="2026-09-22T06:56:59Z"/>
            </w:sdtContent>
          </w:sdt>
        </w:p>
      </w:sdtContent>
    </w:sdt>
    <w:sdt>
      <w:sdtPr>
        <w:id w:val="-1190752447"/>
        <w:tag w:val="goog_rdk_745"/>
      </w:sdtPr>
      <w:sdtContent>
        <w:p w:rsidR="00000000" w:rsidDel="00000000" w:rsidP="00000000" w:rsidRDefault="00000000" w:rsidRPr="00000000" w14:paraId="00000106">
          <w:pPr>
            <w:numPr>
              <w:ilvl w:val="1"/>
              <w:numId w:val="6"/>
            </w:numPr>
            <w:ind w:left="502" w:hanging="360"/>
            <w:rPr>
              <w:ins w:author="Rossi Rossi" w:id="18" w:date="2026-09-22T06:56:59Z"/>
            </w:rPr>
          </w:pPr>
          <w:sdt>
            <w:sdtPr>
              <w:id w:val="406809778"/>
              <w:tag w:val="goog_rdk_743"/>
            </w:sdtPr>
            <w:sdtContent>
              <w:ins w:author="Rossi Rossi" w:id="18" w:date="2026-09-22T06:56:59Z"/>
              <w:sdt>
                <w:sdtPr>
                  <w:id w:val="-1799941531"/>
                  <w:tag w:val="goog_rdk_74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`iam.serviceAccounts.create`: Required to create the linked service account.</w:t>
                    </w:r>
                  </w:ins>
                </w:sdtContent>
              </w:sdt>
              <w:ins w:author="Rossi Rossi" w:id="18" w:date="2026-09-22T06:56:59Z"/>
            </w:sdtContent>
          </w:sdt>
        </w:p>
      </w:sdtContent>
    </w:sdt>
    <w:sdt>
      <w:sdtPr>
        <w:id w:val="-1573015720"/>
        <w:tag w:val="goog_rdk_748"/>
      </w:sdtPr>
      <w:sdtContent>
        <w:p w:rsidR="00000000" w:rsidDel="00000000" w:rsidP="00000000" w:rsidRDefault="00000000" w:rsidRPr="00000000" w14:paraId="00000107">
          <w:pPr>
            <w:numPr>
              <w:ilvl w:val="1"/>
              <w:numId w:val="6"/>
            </w:numPr>
            <w:ind w:left="502" w:hanging="360"/>
            <w:rPr>
              <w:ins w:author="Rossi Rossi" w:id="18" w:date="2026-09-22T06:56:59Z"/>
            </w:rPr>
          </w:pPr>
          <w:sdt>
            <w:sdtPr>
              <w:id w:val="758176176"/>
              <w:tag w:val="goog_rdk_746"/>
            </w:sdtPr>
            <w:sdtContent>
              <w:ins w:author="Rossi Rossi" w:id="18" w:date="2026-09-22T06:56:59Z"/>
              <w:sdt>
                <w:sdtPr>
                  <w:id w:val="-900061751"/>
                  <w:tag w:val="goog_rdk_74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`iam.serviceAccountApiKeyBindings.create`: Binds the service account to the API key.</w:t>
                    </w:r>
                  </w:ins>
                </w:sdtContent>
              </w:sdt>
              <w:ins w:author="Rossi Rossi" w:id="18" w:date="2026-09-22T06:56:59Z"/>
            </w:sdtContent>
          </w:sdt>
        </w:p>
      </w:sdtContent>
    </w:sdt>
    <w:sdt>
      <w:sdtPr>
        <w:id w:val="-887081141"/>
        <w:tag w:val="goog_rdk_751"/>
      </w:sdtPr>
      <w:sdtContent>
        <w:p w:rsidR="00000000" w:rsidDel="00000000" w:rsidP="00000000" w:rsidRDefault="00000000" w:rsidRPr="00000000" w14:paraId="00000108">
          <w:pPr>
            <w:numPr>
              <w:ilvl w:val="1"/>
              <w:numId w:val="6"/>
            </w:numPr>
            <w:ind w:left="502" w:hanging="360"/>
            <w:rPr>
              <w:ins w:author="Rossi Rossi" w:id="18" w:date="2026-09-22T06:56:59Z"/>
            </w:rPr>
          </w:pPr>
          <w:sdt>
            <w:sdtPr>
              <w:id w:val="-1648383389"/>
              <w:tag w:val="goog_rdk_749"/>
            </w:sdtPr>
            <w:sdtContent>
              <w:ins w:author="Rossi Rossi" w:id="18" w:date="2026-09-22T06:56:59Z"/>
              <w:sdt>
                <w:sdtPr>
                  <w:id w:val="-292520279"/>
                  <w:tag w:val="goog_rdk_75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737838589"/>
        <w:tag w:val="goog_rdk_754"/>
      </w:sdtPr>
      <w:sdtContent>
        <w:p w:rsidR="00000000" w:rsidDel="00000000" w:rsidP="00000000" w:rsidRDefault="00000000" w:rsidRPr="00000000" w14:paraId="00000109">
          <w:pPr>
            <w:numPr>
              <w:ilvl w:val="1"/>
              <w:numId w:val="6"/>
            </w:numPr>
            <w:ind w:left="502" w:hanging="360"/>
            <w:rPr>
              <w:ins w:author="Rossi Rossi" w:id="18" w:date="2026-09-22T06:56:59Z"/>
            </w:rPr>
          </w:pPr>
          <w:sdt>
            <w:sdtPr>
              <w:id w:val="-1193897220"/>
              <w:tag w:val="goog_rdk_752"/>
            </w:sdtPr>
            <w:sdtContent>
              <w:ins w:author="Rossi Rossi" w:id="18" w:date="2026-09-22T06:56:59Z"/>
              <w:sdt>
                <w:sdtPr>
                  <w:id w:val="-334546932"/>
                  <w:tag w:val="goog_rdk_75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cannot get administrative access, you can create a new Google Cloud</w:t>
                    </w:r>
                  </w:ins>
                </w:sdtContent>
              </w:sdt>
              <w:ins w:author="Rossi Rossi" w:id="18" w:date="2026-09-22T06:56:59Z"/>
            </w:sdtContent>
          </w:sdt>
        </w:p>
      </w:sdtContent>
    </w:sdt>
    <w:sdt>
      <w:sdtPr>
        <w:id w:val="1563002089"/>
        <w:tag w:val="goog_rdk_757"/>
      </w:sdtPr>
      <w:sdtContent>
        <w:p w:rsidR="00000000" w:rsidDel="00000000" w:rsidP="00000000" w:rsidRDefault="00000000" w:rsidRPr="00000000" w14:paraId="0000010A">
          <w:pPr>
            <w:numPr>
              <w:ilvl w:val="1"/>
              <w:numId w:val="6"/>
            </w:numPr>
            <w:ind w:left="502" w:hanging="360"/>
            <w:rPr>
              <w:ins w:author="Rossi Rossi" w:id="18" w:date="2026-09-22T06:56:59Z"/>
            </w:rPr>
          </w:pPr>
          <w:sdt>
            <w:sdtPr>
              <w:id w:val="-510732993"/>
              <w:tag w:val="goog_rdk_755"/>
            </w:sdtPr>
            <w:sdtContent>
              <w:ins w:author="Rossi Rossi" w:id="18" w:date="2026-09-22T06:56:59Z"/>
              <w:sdt>
                <w:sdtPr>
                  <w:id w:val="129305272"/>
                  <w:tag w:val="goog_rdk_75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project that is not associated with an organization to generate your keys.</w:t>
                    </w:r>
                  </w:ins>
                </w:sdtContent>
              </w:sdt>
              <w:ins w:author="Rossi Rossi" w:id="18" w:date="2026-09-22T06:56:59Z"/>
            </w:sdtContent>
          </w:sdt>
        </w:p>
      </w:sdtContent>
    </w:sdt>
    <w:sdt>
      <w:sdtPr>
        <w:id w:val="528254843"/>
        <w:tag w:val="goog_rdk_760"/>
      </w:sdtPr>
      <w:sdtContent>
        <w:p w:rsidR="00000000" w:rsidDel="00000000" w:rsidP="00000000" w:rsidRDefault="00000000" w:rsidRPr="00000000" w14:paraId="0000010B">
          <w:pPr>
            <w:numPr>
              <w:ilvl w:val="1"/>
              <w:numId w:val="6"/>
            </w:numPr>
            <w:ind w:left="502" w:hanging="360"/>
            <w:rPr>
              <w:ins w:author="Rossi Rossi" w:id="18" w:date="2026-09-22T06:56:59Z"/>
            </w:rPr>
          </w:pPr>
          <w:sdt>
            <w:sdtPr>
              <w:id w:val="-1801843011"/>
              <w:tag w:val="goog_rdk_758"/>
            </w:sdtPr>
            <w:sdtContent>
              <w:ins w:author="Rossi Rossi" w:id="18" w:date="2026-09-22T06:56:59Z"/>
              <w:sdt>
                <w:sdtPr>
                  <w:id w:val="-353621373"/>
                  <w:tag w:val="goog_rdk_75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49905461"/>
        <w:tag w:val="goog_rdk_763"/>
      </w:sdtPr>
      <w:sdtContent>
        <w:p w:rsidR="00000000" w:rsidDel="00000000" w:rsidP="00000000" w:rsidRDefault="00000000" w:rsidRPr="00000000" w14:paraId="0000010C">
          <w:pPr>
            <w:numPr>
              <w:ilvl w:val="1"/>
              <w:numId w:val="6"/>
            </w:numPr>
            <w:ind w:left="502" w:hanging="360"/>
            <w:rPr>
              <w:ins w:author="Rossi Rossi" w:id="18" w:date="2026-09-22T06:56:59Z"/>
            </w:rPr>
          </w:pPr>
          <w:sdt>
            <w:sdtPr>
              <w:id w:val="-546761787"/>
              <w:tag w:val="goog_rdk_761"/>
            </w:sdtPr>
            <w:sdtContent>
              <w:ins w:author="Rossi Rossi" w:id="18" w:date="2026-09-22T06:56:59Z"/>
              <w:sdt>
                <w:sdtPr>
                  <w:id w:val="-1221084712"/>
                  <w:tag w:val="goog_rdk_76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Setting up your environment</w:t>
                    </w:r>
                  </w:ins>
                </w:sdtContent>
              </w:sdt>
              <w:ins w:author="Rossi Rossi" w:id="18" w:date="2026-09-22T06:56:59Z"/>
            </w:sdtContent>
          </w:sdt>
        </w:p>
      </w:sdtContent>
    </w:sdt>
    <w:sdt>
      <w:sdtPr>
        <w:id w:val="270747428"/>
        <w:tag w:val="goog_rdk_766"/>
      </w:sdtPr>
      <w:sdtContent>
        <w:p w:rsidR="00000000" w:rsidDel="00000000" w:rsidP="00000000" w:rsidRDefault="00000000" w:rsidRPr="00000000" w14:paraId="0000010D">
          <w:pPr>
            <w:numPr>
              <w:ilvl w:val="1"/>
              <w:numId w:val="6"/>
            </w:numPr>
            <w:ind w:left="502" w:hanging="360"/>
            <w:rPr>
              <w:ins w:author="Rossi Rossi" w:id="18" w:date="2026-09-22T06:56:59Z"/>
            </w:rPr>
          </w:pPr>
          <w:sdt>
            <w:sdtPr>
              <w:id w:val="1034018305"/>
              <w:tag w:val="goog_rdk_764"/>
            </w:sdtPr>
            <w:sdtContent>
              <w:ins w:author="Rossi Rossi" w:id="18" w:date="2026-09-22T06:56:59Z"/>
              <w:sdt>
                <w:sdtPr>
                  <w:id w:val="651085790"/>
                  <w:tag w:val="goog_rdk_76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45387555"/>
        <w:tag w:val="goog_rdk_769"/>
      </w:sdtPr>
      <w:sdtContent>
        <w:p w:rsidR="00000000" w:rsidDel="00000000" w:rsidP="00000000" w:rsidRDefault="00000000" w:rsidRPr="00000000" w14:paraId="0000010E">
          <w:pPr>
            <w:numPr>
              <w:ilvl w:val="1"/>
              <w:numId w:val="6"/>
            </w:numPr>
            <w:ind w:left="502" w:hanging="360"/>
            <w:rPr>
              <w:ins w:author="Rossi Rossi" w:id="18" w:date="2026-09-22T06:56:59Z"/>
            </w:rPr>
          </w:pPr>
          <w:sdt>
            <w:sdtPr>
              <w:id w:val="297174626"/>
              <w:tag w:val="goog_rdk_767"/>
            </w:sdtPr>
            <w:sdtContent>
              <w:ins w:author="Rossi Rossi" w:id="18" w:date="2026-09-22T06:56:59Z"/>
              <w:sdt>
                <w:sdtPr>
                  <w:id w:val="-1738087983"/>
                  <w:tag w:val="goog_rdk_76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Once you have a key, configure your environment to use it securely in your</w:t>
                    </w:r>
                  </w:ins>
                </w:sdtContent>
              </w:sdt>
              <w:ins w:author="Rossi Rossi" w:id="18" w:date="2026-09-22T06:56:59Z"/>
            </w:sdtContent>
          </w:sdt>
        </w:p>
      </w:sdtContent>
    </w:sdt>
    <w:sdt>
      <w:sdtPr>
        <w:id w:val="-240589173"/>
        <w:tag w:val="goog_rdk_772"/>
      </w:sdtPr>
      <w:sdtContent>
        <w:p w:rsidR="00000000" w:rsidDel="00000000" w:rsidP="00000000" w:rsidRDefault="00000000" w:rsidRPr="00000000" w14:paraId="0000010F">
          <w:pPr>
            <w:numPr>
              <w:ilvl w:val="1"/>
              <w:numId w:val="6"/>
            </w:numPr>
            <w:ind w:left="502" w:hanging="360"/>
            <w:rPr>
              <w:ins w:author="Rossi Rossi" w:id="18" w:date="2026-09-22T06:56:59Z"/>
            </w:rPr>
          </w:pPr>
          <w:sdt>
            <w:sdtPr>
              <w:id w:val="-173059333"/>
              <w:tag w:val="goog_rdk_770"/>
            </w:sdtPr>
            <w:sdtContent>
              <w:ins w:author="Rossi Rossi" w:id="18" w:date="2026-09-22T06:56:59Z"/>
              <w:sdt>
                <w:sdtPr>
                  <w:id w:val="-963627999"/>
                  <w:tag w:val="goog_rdk_77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applications.</w:t>
                    </w:r>
                  </w:ins>
                </w:sdtContent>
              </w:sdt>
              <w:ins w:author="Rossi Rossi" w:id="18" w:date="2026-09-22T06:56:59Z"/>
            </w:sdtContent>
          </w:sdt>
        </w:p>
      </w:sdtContent>
    </w:sdt>
    <w:sdt>
      <w:sdtPr>
        <w:id w:val="-124269718"/>
        <w:tag w:val="goog_rdk_775"/>
      </w:sdtPr>
      <w:sdtContent>
        <w:p w:rsidR="00000000" w:rsidDel="00000000" w:rsidP="00000000" w:rsidRDefault="00000000" w:rsidRPr="00000000" w14:paraId="00000110">
          <w:pPr>
            <w:numPr>
              <w:ilvl w:val="1"/>
              <w:numId w:val="6"/>
            </w:numPr>
            <w:ind w:left="502" w:hanging="360"/>
            <w:rPr>
              <w:ins w:author="Rossi Rossi" w:id="18" w:date="2026-09-22T06:56:59Z"/>
            </w:rPr>
          </w:pPr>
          <w:sdt>
            <w:sdtPr>
              <w:id w:val="-243674144"/>
              <w:tag w:val="goog_rdk_773"/>
            </w:sdtPr>
            <w:sdtContent>
              <w:ins w:author="Rossi Rossi" w:id="18" w:date="2026-09-22T06:56:59Z"/>
              <w:sdt>
                <w:sdtPr>
                  <w:id w:val="-716883414"/>
                  <w:tag w:val="goog_rdk_77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47026134"/>
        <w:tag w:val="goog_rdk_778"/>
      </w:sdtPr>
      <w:sdtContent>
        <w:p w:rsidR="00000000" w:rsidDel="00000000" w:rsidP="00000000" w:rsidRDefault="00000000" w:rsidRPr="00000000" w14:paraId="00000111">
          <w:pPr>
            <w:numPr>
              <w:ilvl w:val="1"/>
              <w:numId w:val="6"/>
            </w:numPr>
            <w:ind w:left="502" w:hanging="360"/>
            <w:rPr>
              <w:ins w:author="Rossi Rossi" w:id="18" w:date="2026-09-22T06:56:59Z"/>
            </w:rPr>
          </w:pPr>
          <w:sdt>
            <w:sdtPr>
              <w:id w:val="1011814130"/>
              <w:tag w:val="goog_rdk_776"/>
            </w:sdtPr>
            <w:sdtContent>
              <w:ins w:author="Rossi Rossi" w:id="18" w:date="2026-09-22T06:56:59Z"/>
              <w:sdt>
                <w:sdtPr>
                  <w:id w:val="1385168502"/>
                  <w:tag w:val="goog_rdk_77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Option 1: Use environment variables (recommended)</w:t>
                    </w:r>
                  </w:ins>
                </w:sdtContent>
              </w:sdt>
              <w:ins w:author="Rossi Rossi" w:id="18" w:date="2026-09-22T06:56:59Z"/>
            </w:sdtContent>
          </w:sdt>
        </w:p>
      </w:sdtContent>
    </w:sdt>
    <w:sdt>
      <w:sdtPr>
        <w:id w:val="-2031125550"/>
        <w:tag w:val="goog_rdk_781"/>
      </w:sdtPr>
      <w:sdtContent>
        <w:p w:rsidR="00000000" w:rsidDel="00000000" w:rsidP="00000000" w:rsidRDefault="00000000" w:rsidRPr="00000000" w14:paraId="00000112">
          <w:pPr>
            <w:numPr>
              <w:ilvl w:val="1"/>
              <w:numId w:val="6"/>
            </w:numPr>
            <w:ind w:left="502" w:hanging="360"/>
            <w:rPr>
              <w:ins w:author="Rossi Rossi" w:id="18" w:date="2026-09-22T06:56:59Z"/>
            </w:rPr>
          </w:pPr>
          <w:sdt>
            <w:sdtPr>
              <w:id w:val="-1895646172"/>
              <w:tag w:val="goog_rdk_779"/>
            </w:sdtPr>
            <w:sdtContent>
              <w:ins w:author="Rossi Rossi" w:id="18" w:date="2026-09-22T06:56:59Z"/>
              <w:sdt>
                <w:sdtPr>
                  <w:id w:val="-1050219337"/>
                  <w:tag w:val="goog_rdk_78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27731401"/>
        <w:tag w:val="goog_rdk_784"/>
      </w:sdtPr>
      <w:sdtContent>
        <w:p w:rsidR="00000000" w:rsidDel="00000000" w:rsidP="00000000" w:rsidRDefault="00000000" w:rsidRPr="00000000" w14:paraId="00000113">
          <w:pPr>
            <w:numPr>
              <w:ilvl w:val="1"/>
              <w:numId w:val="6"/>
            </w:numPr>
            <w:ind w:left="502" w:hanging="360"/>
            <w:rPr>
              <w:ins w:author="Rossi Rossi" w:id="18" w:date="2026-09-22T06:56:59Z"/>
            </w:rPr>
          </w:pPr>
          <w:sdt>
            <w:sdtPr>
              <w:id w:val="894276503"/>
              <w:tag w:val="goog_rdk_782"/>
            </w:sdtPr>
            <w:sdtContent>
              <w:ins w:author="Rossi Rossi" w:id="18" w:date="2026-09-22T06:56:59Z"/>
              <w:sdt>
                <w:sdtPr>
                  <w:id w:val="1210265622"/>
                  <w:tag w:val="goog_rdk_78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Set the environment variable `GEMINI_API_KEY` or `GOOGLE_API_KEY`. The Gemini</w:t>
                    </w:r>
                  </w:ins>
                </w:sdtContent>
              </w:sdt>
              <w:ins w:author="Rossi Rossi" w:id="18" w:date="2026-09-22T06:56:59Z"/>
            </w:sdtContent>
          </w:sdt>
        </w:p>
      </w:sdtContent>
    </w:sdt>
    <w:sdt>
      <w:sdtPr>
        <w:id w:val="1493385149"/>
        <w:tag w:val="goog_rdk_787"/>
      </w:sdtPr>
      <w:sdtContent>
        <w:p w:rsidR="00000000" w:rsidDel="00000000" w:rsidP="00000000" w:rsidRDefault="00000000" w:rsidRPr="00000000" w14:paraId="00000114">
          <w:pPr>
            <w:numPr>
              <w:ilvl w:val="1"/>
              <w:numId w:val="6"/>
            </w:numPr>
            <w:ind w:left="502" w:hanging="360"/>
            <w:rPr>
              <w:ins w:author="Rossi Rossi" w:id="18" w:date="2026-09-22T06:56:59Z"/>
            </w:rPr>
          </w:pPr>
          <w:sdt>
            <w:sdtPr>
              <w:id w:val="-60512351"/>
              <w:tag w:val="goog_rdk_785"/>
            </w:sdtPr>
            <w:sdtContent>
              <w:ins w:author="Rossi Rossi" w:id="18" w:date="2026-09-22T06:56:59Z"/>
              <w:sdt>
                <w:sdtPr>
                  <w:id w:val="640853439"/>
                  <w:tag w:val="goog_rdk_78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API client libraries automatically detect and use these variables. If both are</w:t>
                    </w:r>
                  </w:ins>
                </w:sdtContent>
              </w:sdt>
              <w:ins w:author="Rossi Rossi" w:id="18" w:date="2026-09-22T06:56:59Z"/>
            </w:sdtContent>
          </w:sdt>
        </w:p>
      </w:sdtContent>
    </w:sdt>
    <w:sdt>
      <w:sdtPr>
        <w:id w:val="1939948188"/>
        <w:tag w:val="goog_rdk_790"/>
      </w:sdtPr>
      <w:sdtContent>
        <w:p w:rsidR="00000000" w:rsidDel="00000000" w:rsidP="00000000" w:rsidRDefault="00000000" w:rsidRPr="00000000" w14:paraId="00000115">
          <w:pPr>
            <w:numPr>
              <w:ilvl w:val="1"/>
              <w:numId w:val="6"/>
            </w:numPr>
            <w:ind w:left="502" w:hanging="360"/>
            <w:rPr>
              <w:ins w:author="Rossi Rossi" w:id="18" w:date="2026-09-22T06:56:59Z"/>
            </w:rPr>
          </w:pPr>
          <w:sdt>
            <w:sdtPr>
              <w:id w:val="-714091677"/>
              <w:tag w:val="goog_rdk_788"/>
            </w:sdtPr>
            <w:sdtContent>
              <w:ins w:author="Rossi Rossi" w:id="18" w:date="2026-09-22T06:56:59Z"/>
              <w:sdt>
                <w:sdtPr>
                  <w:id w:val="-1494786982"/>
                  <w:tag w:val="goog_rdk_78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set, `GOOGLE_API_KEY` takes precedence.</w:t>
                    </w:r>
                  </w:ins>
                </w:sdtContent>
              </w:sdt>
              <w:ins w:author="Rossi Rossi" w:id="18" w:date="2026-09-22T06:56:59Z"/>
            </w:sdtContent>
          </w:sdt>
        </w:p>
      </w:sdtContent>
    </w:sdt>
    <w:sdt>
      <w:sdtPr>
        <w:id w:val="-655156059"/>
        <w:tag w:val="goog_rdk_793"/>
      </w:sdtPr>
      <w:sdtContent>
        <w:p w:rsidR="00000000" w:rsidDel="00000000" w:rsidP="00000000" w:rsidRDefault="00000000" w:rsidRPr="00000000" w14:paraId="00000116">
          <w:pPr>
            <w:numPr>
              <w:ilvl w:val="1"/>
              <w:numId w:val="6"/>
            </w:numPr>
            <w:ind w:left="502" w:hanging="360"/>
            <w:rPr>
              <w:ins w:author="Rossi Rossi" w:id="18" w:date="2026-09-22T06:56:59Z"/>
            </w:rPr>
          </w:pPr>
          <w:sdt>
            <w:sdtPr>
              <w:id w:val="-2102315436"/>
              <w:tag w:val="goog_rdk_791"/>
            </w:sdtPr>
            <w:sdtContent>
              <w:ins w:author="Rossi Rossi" w:id="18" w:date="2026-09-22T06:56:59Z"/>
              <w:sdt>
                <w:sdtPr>
                  <w:id w:val="1636213839"/>
                  <w:tag w:val="goog_rdk_79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43297642"/>
        <w:tag w:val="goog_rdk_796"/>
      </w:sdtPr>
      <w:sdtContent>
        <w:p w:rsidR="00000000" w:rsidDel="00000000" w:rsidP="00000000" w:rsidRDefault="00000000" w:rsidRPr="00000000" w14:paraId="00000117">
          <w:pPr>
            <w:numPr>
              <w:ilvl w:val="1"/>
              <w:numId w:val="6"/>
            </w:numPr>
            <w:ind w:left="502" w:hanging="360"/>
            <w:rPr>
              <w:ins w:author="Rossi Rossi" w:id="18" w:date="2026-09-22T06:56:59Z"/>
            </w:rPr>
          </w:pPr>
          <w:sdt>
            <w:sdtPr>
              <w:id w:val="-294665975"/>
              <w:tag w:val="goog_rdk_794"/>
            </w:sdtPr>
            <w:sdtContent>
              <w:ins w:author="Rossi Rossi" w:id="18" w:date="2026-09-22T06:56:59Z"/>
              <w:sdt>
                <w:sdtPr>
                  <w:id w:val="-1191595814"/>
                  <w:tag w:val="goog_rdk_79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Select your operating system to set the variable:</w:t>
                    </w:r>
                  </w:ins>
                </w:sdtContent>
              </w:sdt>
              <w:ins w:author="Rossi Rossi" w:id="18" w:date="2026-09-22T06:56:59Z"/>
            </w:sdtContent>
          </w:sdt>
        </w:p>
      </w:sdtContent>
    </w:sdt>
    <w:sdt>
      <w:sdtPr>
        <w:id w:val="513777159"/>
        <w:tag w:val="goog_rdk_799"/>
      </w:sdtPr>
      <w:sdtContent>
        <w:p w:rsidR="00000000" w:rsidDel="00000000" w:rsidP="00000000" w:rsidRDefault="00000000" w:rsidRPr="00000000" w14:paraId="00000118">
          <w:pPr>
            <w:numPr>
              <w:ilvl w:val="1"/>
              <w:numId w:val="6"/>
            </w:numPr>
            <w:ind w:left="502" w:hanging="360"/>
            <w:rPr>
              <w:ins w:author="Rossi Rossi" w:id="18" w:date="2026-09-22T06:56:59Z"/>
            </w:rPr>
          </w:pPr>
          <w:sdt>
            <w:sdtPr>
              <w:id w:val="-621358798"/>
              <w:tag w:val="goog_rdk_797"/>
            </w:sdtPr>
            <w:sdtContent>
              <w:ins w:author="Rossi Rossi" w:id="18" w:date="2026-09-22T06:56:59Z"/>
              <w:sdt>
                <w:sdtPr>
                  <w:id w:val="-1212036959"/>
                  <w:tag w:val="goog_rdk_79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36779523"/>
        <w:tag w:val="goog_rdk_802"/>
      </w:sdtPr>
      <w:sdtContent>
        <w:p w:rsidR="00000000" w:rsidDel="00000000" w:rsidP="00000000" w:rsidRDefault="00000000" w:rsidRPr="00000000" w14:paraId="00000119">
          <w:pPr>
            <w:numPr>
              <w:ilvl w:val="1"/>
              <w:numId w:val="6"/>
            </w:numPr>
            <w:ind w:left="502" w:hanging="360"/>
            <w:rPr>
              <w:ins w:author="Rossi Rossi" w:id="18" w:date="2026-09-22T06:56:59Z"/>
            </w:rPr>
          </w:pPr>
          <w:sdt>
            <w:sdtPr>
              <w:id w:val="1933369067"/>
              <w:tag w:val="goog_rdk_800"/>
            </w:sdtPr>
            <w:sdtContent>
              <w:ins w:author="Rossi Rossi" w:id="18" w:date="2026-09-22T06:56:59Z"/>
              <w:sdt>
                <w:sdtPr>
                  <w:id w:val="-1760426674"/>
                  <w:tag w:val="goog_rdk_80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Linux/macOS - Bash</w:t>
                    </w:r>
                  </w:ins>
                </w:sdtContent>
              </w:sdt>
              <w:ins w:author="Rossi Rossi" w:id="18" w:date="2026-09-22T06:56:59Z"/>
            </w:sdtContent>
          </w:sdt>
        </w:p>
      </w:sdtContent>
    </w:sdt>
    <w:sdt>
      <w:sdtPr>
        <w:id w:val="-1244141863"/>
        <w:tag w:val="goog_rdk_805"/>
      </w:sdtPr>
      <w:sdtContent>
        <w:p w:rsidR="00000000" w:rsidDel="00000000" w:rsidP="00000000" w:rsidRDefault="00000000" w:rsidRPr="00000000" w14:paraId="0000011A">
          <w:pPr>
            <w:numPr>
              <w:ilvl w:val="1"/>
              <w:numId w:val="6"/>
            </w:numPr>
            <w:ind w:left="502" w:hanging="360"/>
            <w:rPr>
              <w:ins w:author="Rossi Rossi" w:id="18" w:date="2026-09-22T06:56:59Z"/>
            </w:rPr>
          </w:pPr>
          <w:sdt>
            <w:sdtPr>
              <w:id w:val="-469550873"/>
              <w:tag w:val="goog_rdk_803"/>
            </w:sdtPr>
            <w:sdtContent>
              <w:ins w:author="Rossi Rossi" w:id="18" w:date="2026-09-22T06:56:59Z"/>
              <w:sdt>
                <w:sdtPr>
                  <w:id w:val="2050008483"/>
                  <w:tag w:val="goog_rdk_80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14956687"/>
        <w:tag w:val="goog_rdk_808"/>
      </w:sdtPr>
      <w:sdtContent>
        <w:p w:rsidR="00000000" w:rsidDel="00000000" w:rsidP="00000000" w:rsidRDefault="00000000" w:rsidRPr="00000000" w14:paraId="0000011B">
          <w:pPr>
            <w:numPr>
              <w:ilvl w:val="1"/>
              <w:numId w:val="6"/>
            </w:numPr>
            <w:ind w:left="502" w:hanging="360"/>
            <w:rPr>
              <w:ins w:author="Rossi Rossi" w:id="18" w:date="2026-09-22T06:56:59Z"/>
            </w:rPr>
          </w:pPr>
          <w:sdt>
            <w:sdtPr>
              <w:id w:val="-1920937948"/>
              <w:tag w:val="goog_rdk_806"/>
            </w:sdtPr>
            <w:sdtContent>
              <w:ins w:author="Rossi Rossi" w:id="18" w:date="2026-09-22T06:56:59Z"/>
              <w:sdt>
                <w:sdtPr>
                  <w:id w:val="696380503"/>
                  <w:tag w:val="goog_rdk_80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Verify if you have a bash configuration file:</w:t>
                    </w:r>
                  </w:ins>
                </w:sdtContent>
              </w:sdt>
              <w:ins w:author="Rossi Rossi" w:id="18" w:date="2026-09-22T06:56:59Z"/>
            </w:sdtContent>
          </w:sdt>
        </w:p>
      </w:sdtContent>
    </w:sdt>
    <w:sdt>
      <w:sdtPr>
        <w:id w:val="-1943290201"/>
        <w:tag w:val="goog_rdk_811"/>
      </w:sdtPr>
      <w:sdtContent>
        <w:p w:rsidR="00000000" w:rsidDel="00000000" w:rsidP="00000000" w:rsidRDefault="00000000" w:rsidRPr="00000000" w14:paraId="0000011C">
          <w:pPr>
            <w:numPr>
              <w:ilvl w:val="1"/>
              <w:numId w:val="6"/>
            </w:numPr>
            <w:ind w:left="502" w:hanging="360"/>
            <w:rPr>
              <w:ins w:author="Rossi Rossi" w:id="18" w:date="2026-09-22T06:56:59Z"/>
            </w:rPr>
          </w:pPr>
          <w:sdt>
            <w:sdtPr>
              <w:id w:val="-1914038702"/>
              <w:tag w:val="goog_rdk_809"/>
            </w:sdtPr>
            <w:sdtContent>
              <w:ins w:author="Rossi Rossi" w:id="18" w:date="2026-09-22T06:56:59Z"/>
              <w:sdt>
                <w:sdtPr>
                  <w:id w:val="-488730350"/>
                  <w:tag w:val="goog_rdk_81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17396164"/>
        <w:tag w:val="goog_rdk_814"/>
      </w:sdtPr>
      <w:sdtContent>
        <w:p w:rsidR="00000000" w:rsidDel="00000000" w:rsidP="00000000" w:rsidRDefault="00000000" w:rsidRPr="00000000" w14:paraId="0000011D">
          <w:pPr>
            <w:numPr>
              <w:ilvl w:val="1"/>
              <w:numId w:val="6"/>
            </w:numPr>
            <w:ind w:left="502" w:hanging="360"/>
            <w:rPr>
              <w:ins w:author="Rossi Rossi" w:id="18" w:date="2026-09-22T06:56:59Z"/>
            </w:rPr>
          </w:pPr>
          <w:sdt>
            <w:sdtPr>
              <w:id w:val="1567090712"/>
              <w:tag w:val="goog_rdk_812"/>
            </w:sdtPr>
            <w:sdtContent>
              <w:ins w:author="Rossi Rossi" w:id="18" w:date="2026-09-22T06:56:59Z"/>
              <w:sdt>
                <w:sdtPr>
                  <w:id w:val="-1491615239"/>
                  <w:tag w:val="goog_rdk_81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~/.bashrc</w:t>
                    </w:r>
                  </w:ins>
                </w:sdtContent>
              </w:sdt>
              <w:ins w:author="Rossi Rossi" w:id="18" w:date="2026-09-22T06:56:59Z"/>
            </w:sdtContent>
          </w:sdt>
        </w:p>
      </w:sdtContent>
    </w:sdt>
    <w:sdt>
      <w:sdtPr>
        <w:id w:val="929145874"/>
        <w:tag w:val="goog_rdk_817"/>
      </w:sdtPr>
      <w:sdtContent>
        <w:p w:rsidR="00000000" w:rsidDel="00000000" w:rsidP="00000000" w:rsidRDefault="00000000" w:rsidRPr="00000000" w14:paraId="0000011E">
          <w:pPr>
            <w:numPr>
              <w:ilvl w:val="1"/>
              <w:numId w:val="6"/>
            </w:numPr>
            <w:ind w:left="502" w:hanging="360"/>
            <w:rPr>
              <w:ins w:author="Rossi Rossi" w:id="18" w:date="2026-09-22T06:56:59Z"/>
            </w:rPr>
          </w:pPr>
          <w:sdt>
            <w:sdtPr>
              <w:id w:val="-196113607"/>
              <w:tag w:val="goog_rdk_815"/>
            </w:sdtPr>
            <w:sdtContent>
              <w:ins w:author="Rossi Rossi" w:id="18" w:date="2026-09-22T06:56:59Z"/>
              <w:sdt>
                <w:sdtPr>
                  <w:id w:val="-959794631"/>
                  <w:tag w:val="goog_rdk_81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714584041"/>
        <w:tag w:val="goog_rdk_820"/>
      </w:sdtPr>
      <w:sdtContent>
        <w:p w:rsidR="00000000" w:rsidDel="00000000" w:rsidP="00000000" w:rsidRDefault="00000000" w:rsidRPr="00000000" w14:paraId="0000011F">
          <w:pPr>
            <w:numPr>
              <w:ilvl w:val="1"/>
              <w:numId w:val="6"/>
            </w:numPr>
            <w:ind w:left="502" w:hanging="360"/>
            <w:rPr>
              <w:ins w:author="Rossi Rossi" w:id="18" w:date="2026-09-22T06:56:59Z"/>
            </w:rPr>
          </w:pPr>
          <w:sdt>
            <w:sdtPr>
              <w:id w:val="2091760066"/>
              <w:tag w:val="goog_rdk_818"/>
            </w:sdtPr>
            <w:sdtContent>
              <w:ins w:author="Rossi Rossi" w:id="18" w:date="2026-09-22T06:56:59Z"/>
              <w:sdt>
                <w:sdtPr>
                  <w:id w:val="-756695990"/>
                  <w:tag w:val="goog_rdk_81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not, create one and open it:</w:t>
                    </w:r>
                  </w:ins>
                </w:sdtContent>
              </w:sdt>
              <w:ins w:author="Rossi Rossi" w:id="18" w:date="2026-09-22T06:56:59Z"/>
            </w:sdtContent>
          </w:sdt>
        </w:p>
      </w:sdtContent>
    </w:sdt>
    <w:sdt>
      <w:sdtPr>
        <w:id w:val="93379602"/>
        <w:tag w:val="goog_rdk_823"/>
      </w:sdtPr>
      <w:sdtContent>
        <w:p w:rsidR="00000000" w:rsidDel="00000000" w:rsidP="00000000" w:rsidRDefault="00000000" w:rsidRPr="00000000" w14:paraId="00000120">
          <w:pPr>
            <w:numPr>
              <w:ilvl w:val="1"/>
              <w:numId w:val="6"/>
            </w:numPr>
            <w:ind w:left="502" w:hanging="360"/>
            <w:rPr>
              <w:ins w:author="Rossi Rossi" w:id="18" w:date="2026-09-22T06:56:59Z"/>
            </w:rPr>
          </w:pPr>
          <w:sdt>
            <w:sdtPr>
              <w:id w:val="-529088349"/>
              <w:tag w:val="goog_rdk_821"/>
            </w:sdtPr>
            <w:sdtContent>
              <w:ins w:author="Rossi Rossi" w:id="18" w:date="2026-09-22T06:56:59Z"/>
              <w:sdt>
                <w:sdtPr>
                  <w:id w:val="2139165288"/>
                  <w:tag w:val="goog_rdk_82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1979274"/>
        <w:tag w:val="goog_rdk_826"/>
      </w:sdtPr>
      <w:sdtContent>
        <w:p w:rsidR="00000000" w:rsidDel="00000000" w:rsidP="00000000" w:rsidRDefault="00000000" w:rsidRPr="00000000" w14:paraId="00000121">
          <w:pPr>
            <w:numPr>
              <w:ilvl w:val="1"/>
              <w:numId w:val="6"/>
            </w:numPr>
            <w:ind w:left="502" w:hanging="360"/>
            <w:rPr>
              <w:ins w:author="Rossi Rossi" w:id="18" w:date="2026-09-22T06:56:59Z"/>
            </w:rPr>
          </w:pPr>
          <w:sdt>
            <w:sdtPr>
              <w:id w:val="-1645368924"/>
              <w:tag w:val="goog_rdk_824"/>
            </w:sdtPr>
            <w:sdtContent>
              <w:ins w:author="Rossi Rossi" w:id="18" w:date="2026-09-22T06:56:59Z"/>
              <w:sdt>
                <w:sdtPr>
                  <w:id w:val="2045574520"/>
                  <w:tag w:val="goog_rdk_82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touch ~/.bashrc &amp;&amp; open ~/.bashrc</w:t>
                    </w:r>
                  </w:ins>
                </w:sdtContent>
              </w:sdt>
              <w:ins w:author="Rossi Rossi" w:id="18" w:date="2026-09-22T06:56:59Z"/>
            </w:sdtContent>
          </w:sdt>
        </w:p>
      </w:sdtContent>
    </w:sdt>
    <w:sdt>
      <w:sdtPr>
        <w:id w:val="-2015395368"/>
        <w:tag w:val="goog_rdk_829"/>
      </w:sdtPr>
      <w:sdtContent>
        <w:p w:rsidR="00000000" w:rsidDel="00000000" w:rsidP="00000000" w:rsidRDefault="00000000" w:rsidRPr="00000000" w14:paraId="00000122">
          <w:pPr>
            <w:numPr>
              <w:ilvl w:val="1"/>
              <w:numId w:val="6"/>
            </w:numPr>
            <w:ind w:left="502" w:hanging="360"/>
            <w:rPr>
              <w:ins w:author="Rossi Rossi" w:id="18" w:date="2026-09-22T06:56:59Z"/>
            </w:rPr>
          </w:pPr>
          <w:sdt>
            <w:sdtPr>
              <w:id w:val="739539211"/>
              <w:tag w:val="goog_rdk_827"/>
            </w:sdtPr>
            <w:sdtContent>
              <w:ins w:author="Rossi Rossi" w:id="18" w:date="2026-09-22T06:56:59Z"/>
              <w:sdt>
                <w:sdtPr>
                  <w:id w:val="-1390956947"/>
                  <w:tag w:val="goog_rdk_82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66032828"/>
        <w:tag w:val="goog_rdk_832"/>
      </w:sdtPr>
      <w:sdtContent>
        <w:p w:rsidR="00000000" w:rsidDel="00000000" w:rsidP="00000000" w:rsidRDefault="00000000" w:rsidRPr="00000000" w14:paraId="00000123">
          <w:pPr>
            <w:numPr>
              <w:ilvl w:val="1"/>
              <w:numId w:val="6"/>
            </w:numPr>
            <w:ind w:left="502" w:hanging="360"/>
            <w:rPr>
              <w:ins w:author="Rossi Rossi" w:id="18" w:date="2026-09-22T06:56:59Z"/>
            </w:rPr>
          </w:pPr>
          <w:sdt>
            <w:sdtPr>
              <w:id w:val="-516457772"/>
              <w:tag w:val="goog_rdk_830"/>
            </w:sdtPr>
            <w:sdtContent>
              <w:ins w:author="Rossi Rossi" w:id="18" w:date="2026-09-22T06:56:59Z"/>
              <w:sdt>
                <w:sdtPr>
                  <w:id w:val="-240345257"/>
                  <w:tag w:val="goog_rdk_83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Add the export command at the end of the file:</w:t>
                    </w:r>
                  </w:ins>
                </w:sdtContent>
              </w:sdt>
              <w:ins w:author="Rossi Rossi" w:id="18" w:date="2026-09-22T06:56:59Z"/>
            </w:sdtContent>
          </w:sdt>
        </w:p>
      </w:sdtContent>
    </w:sdt>
    <w:sdt>
      <w:sdtPr>
        <w:id w:val="-1998285193"/>
        <w:tag w:val="goog_rdk_835"/>
      </w:sdtPr>
      <w:sdtContent>
        <w:p w:rsidR="00000000" w:rsidDel="00000000" w:rsidP="00000000" w:rsidRDefault="00000000" w:rsidRPr="00000000" w14:paraId="00000124">
          <w:pPr>
            <w:numPr>
              <w:ilvl w:val="1"/>
              <w:numId w:val="6"/>
            </w:numPr>
            <w:ind w:left="502" w:hanging="360"/>
            <w:rPr>
              <w:ins w:author="Rossi Rossi" w:id="18" w:date="2026-09-22T06:56:59Z"/>
            </w:rPr>
          </w:pPr>
          <w:sdt>
            <w:sdtPr>
              <w:id w:val="-1109025259"/>
              <w:tag w:val="goog_rdk_833"/>
            </w:sdtPr>
            <w:sdtContent>
              <w:ins w:author="Rossi Rossi" w:id="18" w:date="2026-09-22T06:56:59Z"/>
              <w:sdt>
                <w:sdtPr>
                  <w:id w:val="-1315994662"/>
                  <w:tag w:val="goog_rdk_83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25464458"/>
        <w:tag w:val="goog_rdk_838"/>
      </w:sdtPr>
      <w:sdtContent>
        <w:p w:rsidR="00000000" w:rsidDel="00000000" w:rsidP="00000000" w:rsidRDefault="00000000" w:rsidRPr="00000000" w14:paraId="00000125">
          <w:pPr>
            <w:numPr>
              <w:ilvl w:val="1"/>
              <w:numId w:val="6"/>
            </w:numPr>
            <w:ind w:left="502" w:hanging="360"/>
            <w:rPr>
              <w:ins w:author="Rossi Rossi" w:id="18" w:date="2026-09-22T06:56:59Z"/>
            </w:rPr>
          </w:pPr>
          <w:sdt>
            <w:sdtPr>
              <w:id w:val="-1226317310"/>
              <w:tag w:val="goog_rdk_836"/>
            </w:sdtPr>
            <w:sdtContent>
              <w:ins w:author="Rossi Rossi" w:id="18" w:date="2026-09-22T06:56:59Z"/>
              <w:sdt>
                <w:sdtPr>
                  <w:id w:val="-1735079931"/>
                  <w:tag w:val="goog_rdk_83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export GEMINI_API_KEY=&lt;YOUR_API_KEY_HERE&gt;</w:t>
                    </w:r>
                  </w:ins>
                </w:sdtContent>
              </w:sdt>
              <w:ins w:author="Rossi Rossi" w:id="18" w:date="2026-09-22T06:56:59Z"/>
            </w:sdtContent>
          </w:sdt>
        </w:p>
      </w:sdtContent>
    </w:sdt>
    <w:sdt>
      <w:sdtPr>
        <w:id w:val="-1615982169"/>
        <w:tag w:val="goog_rdk_841"/>
      </w:sdtPr>
      <w:sdtContent>
        <w:p w:rsidR="00000000" w:rsidDel="00000000" w:rsidP="00000000" w:rsidRDefault="00000000" w:rsidRPr="00000000" w14:paraId="00000126">
          <w:pPr>
            <w:numPr>
              <w:ilvl w:val="1"/>
              <w:numId w:val="6"/>
            </w:numPr>
            <w:ind w:left="502" w:hanging="360"/>
            <w:rPr>
              <w:ins w:author="Rossi Rossi" w:id="18" w:date="2026-09-22T06:56:59Z"/>
            </w:rPr>
          </w:pPr>
          <w:sdt>
            <w:sdtPr>
              <w:id w:val="420074112"/>
              <w:tag w:val="goog_rdk_839"/>
            </w:sdtPr>
            <w:sdtContent>
              <w:ins w:author="Rossi Rossi" w:id="18" w:date="2026-09-22T06:56:59Z"/>
              <w:sdt>
                <w:sdtPr>
                  <w:id w:val="110732141"/>
                  <w:tag w:val="goog_rdk_84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81879906"/>
        <w:tag w:val="goog_rdk_844"/>
      </w:sdtPr>
      <w:sdtContent>
        <w:p w:rsidR="00000000" w:rsidDel="00000000" w:rsidP="00000000" w:rsidRDefault="00000000" w:rsidRPr="00000000" w14:paraId="00000127">
          <w:pPr>
            <w:numPr>
              <w:ilvl w:val="1"/>
              <w:numId w:val="6"/>
            </w:numPr>
            <w:ind w:left="502" w:hanging="360"/>
            <w:rPr>
              <w:ins w:author="Rossi Rossi" w:id="18" w:date="2026-09-22T06:56:59Z"/>
            </w:rPr>
          </w:pPr>
          <w:sdt>
            <w:sdtPr>
              <w:id w:val="1774523385"/>
              <w:tag w:val="goog_rdk_842"/>
            </w:sdtPr>
            <w:sdtContent>
              <w:ins w:author="Rossi Rossi" w:id="18" w:date="2026-09-22T06:56:59Z"/>
              <w:sdt>
                <w:sdtPr>
                  <w:id w:val="-1721911550"/>
                  <w:tag w:val="goog_rdk_84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Save the file, then apply the changes:</w:t>
                    </w:r>
                  </w:ins>
                </w:sdtContent>
              </w:sdt>
              <w:ins w:author="Rossi Rossi" w:id="18" w:date="2026-09-22T06:56:59Z"/>
            </w:sdtContent>
          </w:sdt>
        </w:p>
      </w:sdtContent>
    </w:sdt>
    <w:sdt>
      <w:sdtPr>
        <w:id w:val="-798297801"/>
        <w:tag w:val="goog_rdk_847"/>
      </w:sdtPr>
      <w:sdtContent>
        <w:p w:rsidR="00000000" w:rsidDel="00000000" w:rsidP="00000000" w:rsidRDefault="00000000" w:rsidRPr="00000000" w14:paraId="00000128">
          <w:pPr>
            <w:numPr>
              <w:ilvl w:val="1"/>
              <w:numId w:val="6"/>
            </w:numPr>
            <w:ind w:left="502" w:hanging="360"/>
            <w:rPr>
              <w:ins w:author="Rossi Rossi" w:id="18" w:date="2026-09-22T06:56:59Z"/>
            </w:rPr>
          </w:pPr>
          <w:sdt>
            <w:sdtPr>
              <w:id w:val="-1205731136"/>
              <w:tag w:val="goog_rdk_845"/>
            </w:sdtPr>
            <w:sdtContent>
              <w:ins w:author="Rossi Rossi" w:id="18" w:date="2026-09-22T06:56:59Z"/>
              <w:sdt>
                <w:sdtPr>
                  <w:id w:val="-826261459"/>
                  <w:tag w:val="goog_rdk_84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21702515"/>
        <w:tag w:val="goog_rdk_850"/>
      </w:sdtPr>
      <w:sdtContent>
        <w:p w:rsidR="00000000" w:rsidDel="00000000" w:rsidP="00000000" w:rsidRDefault="00000000" w:rsidRPr="00000000" w14:paraId="00000129">
          <w:pPr>
            <w:numPr>
              <w:ilvl w:val="1"/>
              <w:numId w:val="6"/>
            </w:numPr>
            <w:ind w:left="502" w:hanging="360"/>
            <w:rPr>
              <w:ins w:author="Rossi Rossi" w:id="18" w:date="2026-09-22T06:56:59Z"/>
            </w:rPr>
          </w:pPr>
          <w:sdt>
            <w:sdtPr>
              <w:id w:val="-1453370167"/>
              <w:tag w:val="goog_rdk_848"/>
            </w:sdtPr>
            <w:sdtContent>
              <w:ins w:author="Rossi Rossi" w:id="18" w:date="2026-09-22T06:56:59Z"/>
              <w:sdt>
                <w:sdtPr>
                  <w:id w:val="1916982853"/>
                  <w:tag w:val="goog_rdk_84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source ~/.bashrc</w:t>
                    </w:r>
                  </w:ins>
                </w:sdtContent>
              </w:sdt>
              <w:ins w:author="Rossi Rossi" w:id="18" w:date="2026-09-22T06:56:59Z"/>
            </w:sdtContent>
          </w:sdt>
        </w:p>
      </w:sdtContent>
    </w:sdt>
    <w:sdt>
      <w:sdtPr>
        <w:id w:val="-340178644"/>
        <w:tag w:val="goog_rdk_853"/>
      </w:sdtPr>
      <w:sdtContent>
        <w:p w:rsidR="00000000" w:rsidDel="00000000" w:rsidP="00000000" w:rsidRDefault="00000000" w:rsidRPr="00000000" w14:paraId="0000012A">
          <w:pPr>
            <w:numPr>
              <w:ilvl w:val="1"/>
              <w:numId w:val="6"/>
            </w:numPr>
            <w:ind w:left="502" w:hanging="360"/>
            <w:rPr>
              <w:ins w:author="Rossi Rossi" w:id="18" w:date="2026-09-22T06:56:59Z"/>
            </w:rPr>
          </w:pPr>
          <w:sdt>
            <w:sdtPr>
              <w:id w:val="-1389171901"/>
              <w:tag w:val="goog_rdk_851"/>
            </w:sdtPr>
            <w:sdtContent>
              <w:ins w:author="Rossi Rossi" w:id="18" w:date="2026-09-22T06:56:59Z"/>
              <w:sdt>
                <w:sdtPr>
                  <w:id w:val="1123270306"/>
                  <w:tag w:val="goog_rdk_85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96376213"/>
        <w:tag w:val="goog_rdk_856"/>
      </w:sdtPr>
      <w:sdtContent>
        <w:p w:rsidR="00000000" w:rsidDel="00000000" w:rsidP="00000000" w:rsidRDefault="00000000" w:rsidRPr="00000000" w14:paraId="0000012B">
          <w:pPr>
            <w:numPr>
              <w:ilvl w:val="1"/>
              <w:numId w:val="6"/>
            </w:numPr>
            <w:ind w:left="502" w:hanging="360"/>
            <w:rPr>
              <w:ins w:author="Rossi Rossi" w:id="18" w:date="2026-09-22T06:56:59Z"/>
            </w:rPr>
          </w:pPr>
          <w:sdt>
            <w:sdtPr>
              <w:id w:val="-1380611614"/>
              <w:tag w:val="goog_rdk_854"/>
            </w:sdtPr>
            <w:sdtContent>
              <w:ins w:author="Rossi Rossi" w:id="18" w:date="2026-09-22T06:56:59Z"/>
              <w:sdt>
                <w:sdtPr>
                  <w:id w:val="18991537"/>
                  <w:tag w:val="goog_rdk_85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macOS - Zsh</w:t>
                    </w:r>
                  </w:ins>
                </w:sdtContent>
              </w:sdt>
              <w:ins w:author="Rossi Rossi" w:id="18" w:date="2026-09-22T06:56:59Z"/>
            </w:sdtContent>
          </w:sdt>
        </w:p>
      </w:sdtContent>
    </w:sdt>
    <w:sdt>
      <w:sdtPr>
        <w:id w:val="-1650961431"/>
        <w:tag w:val="goog_rdk_859"/>
      </w:sdtPr>
      <w:sdtContent>
        <w:p w:rsidR="00000000" w:rsidDel="00000000" w:rsidP="00000000" w:rsidRDefault="00000000" w:rsidRPr="00000000" w14:paraId="0000012C">
          <w:pPr>
            <w:numPr>
              <w:ilvl w:val="1"/>
              <w:numId w:val="6"/>
            </w:numPr>
            <w:ind w:left="502" w:hanging="360"/>
            <w:rPr>
              <w:ins w:author="Rossi Rossi" w:id="18" w:date="2026-09-22T06:56:59Z"/>
            </w:rPr>
          </w:pPr>
          <w:sdt>
            <w:sdtPr>
              <w:id w:val="1061928346"/>
              <w:tag w:val="goog_rdk_857"/>
            </w:sdtPr>
            <w:sdtContent>
              <w:ins w:author="Rossi Rossi" w:id="18" w:date="2026-09-22T06:56:59Z"/>
              <w:sdt>
                <w:sdtPr>
                  <w:id w:val="-579090929"/>
                  <w:tag w:val="goog_rdk_85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11219778"/>
        <w:tag w:val="goog_rdk_862"/>
      </w:sdtPr>
      <w:sdtContent>
        <w:p w:rsidR="00000000" w:rsidDel="00000000" w:rsidP="00000000" w:rsidRDefault="00000000" w:rsidRPr="00000000" w14:paraId="0000012D">
          <w:pPr>
            <w:numPr>
              <w:ilvl w:val="1"/>
              <w:numId w:val="6"/>
            </w:numPr>
            <w:ind w:left="502" w:hanging="360"/>
            <w:rPr>
              <w:ins w:author="Rossi Rossi" w:id="18" w:date="2026-09-22T06:56:59Z"/>
            </w:rPr>
          </w:pPr>
          <w:sdt>
            <w:sdtPr>
              <w:id w:val="-853686258"/>
              <w:tag w:val="goog_rdk_860"/>
            </w:sdtPr>
            <w:sdtContent>
              <w:ins w:author="Rossi Rossi" w:id="18" w:date="2026-09-22T06:56:59Z"/>
              <w:sdt>
                <w:sdtPr>
                  <w:id w:val="360546300"/>
                  <w:tag w:val="goog_rdk_86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Verify if you have a zsh configuration file:</w:t>
                    </w:r>
                  </w:ins>
                </w:sdtContent>
              </w:sdt>
              <w:ins w:author="Rossi Rossi" w:id="18" w:date="2026-09-22T06:56:59Z"/>
            </w:sdtContent>
          </w:sdt>
        </w:p>
      </w:sdtContent>
    </w:sdt>
    <w:sdt>
      <w:sdtPr>
        <w:id w:val="1560183186"/>
        <w:tag w:val="goog_rdk_865"/>
      </w:sdtPr>
      <w:sdtContent>
        <w:p w:rsidR="00000000" w:rsidDel="00000000" w:rsidP="00000000" w:rsidRDefault="00000000" w:rsidRPr="00000000" w14:paraId="0000012E">
          <w:pPr>
            <w:numPr>
              <w:ilvl w:val="1"/>
              <w:numId w:val="6"/>
            </w:numPr>
            <w:ind w:left="502" w:hanging="360"/>
            <w:rPr>
              <w:ins w:author="Rossi Rossi" w:id="18" w:date="2026-09-22T06:56:59Z"/>
            </w:rPr>
          </w:pPr>
          <w:sdt>
            <w:sdtPr>
              <w:id w:val="2129697578"/>
              <w:tag w:val="goog_rdk_863"/>
            </w:sdtPr>
            <w:sdtContent>
              <w:ins w:author="Rossi Rossi" w:id="18" w:date="2026-09-22T06:56:59Z"/>
              <w:sdt>
                <w:sdtPr>
                  <w:id w:val="1665945772"/>
                  <w:tag w:val="goog_rdk_86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64981495"/>
        <w:tag w:val="goog_rdk_868"/>
      </w:sdtPr>
      <w:sdtContent>
        <w:p w:rsidR="00000000" w:rsidDel="00000000" w:rsidP="00000000" w:rsidRDefault="00000000" w:rsidRPr="00000000" w14:paraId="0000012F">
          <w:pPr>
            <w:numPr>
              <w:ilvl w:val="1"/>
              <w:numId w:val="6"/>
            </w:numPr>
            <w:ind w:left="502" w:hanging="360"/>
            <w:rPr>
              <w:ins w:author="Rossi Rossi" w:id="18" w:date="2026-09-22T06:56:59Z"/>
            </w:rPr>
          </w:pPr>
          <w:sdt>
            <w:sdtPr>
              <w:id w:val="-1653480101"/>
              <w:tag w:val="goog_rdk_866"/>
            </w:sdtPr>
            <w:sdtContent>
              <w:ins w:author="Rossi Rossi" w:id="18" w:date="2026-09-22T06:56:59Z"/>
              <w:sdt>
                <w:sdtPr>
                  <w:id w:val="-916111102"/>
                  <w:tag w:val="goog_rdk_86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~/.zshrc</w:t>
                    </w:r>
                  </w:ins>
                </w:sdtContent>
              </w:sdt>
              <w:ins w:author="Rossi Rossi" w:id="18" w:date="2026-09-22T06:56:59Z"/>
            </w:sdtContent>
          </w:sdt>
        </w:p>
      </w:sdtContent>
    </w:sdt>
    <w:sdt>
      <w:sdtPr>
        <w:id w:val="-1391228418"/>
        <w:tag w:val="goog_rdk_871"/>
      </w:sdtPr>
      <w:sdtContent>
        <w:p w:rsidR="00000000" w:rsidDel="00000000" w:rsidP="00000000" w:rsidRDefault="00000000" w:rsidRPr="00000000" w14:paraId="00000130">
          <w:pPr>
            <w:numPr>
              <w:ilvl w:val="1"/>
              <w:numId w:val="6"/>
            </w:numPr>
            <w:ind w:left="502" w:hanging="360"/>
            <w:rPr>
              <w:ins w:author="Rossi Rossi" w:id="18" w:date="2026-09-22T06:56:59Z"/>
            </w:rPr>
          </w:pPr>
          <w:sdt>
            <w:sdtPr>
              <w:id w:val="172568360"/>
              <w:tag w:val="goog_rdk_869"/>
            </w:sdtPr>
            <w:sdtContent>
              <w:ins w:author="Rossi Rossi" w:id="18" w:date="2026-09-22T06:56:59Z"/>
              <w:sdt>
                <w:sdtPr>
                  <w:id w:val="750696820"/>
                  <w:tag w:val="goog_rdk_87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89013750"/>
        <w:tag w:val="goog_rdk_874"/>
      </w:sdtPr>
      <w:sdtContent>
        <w:p w:rsidR="00000000" w:rsidDel="00000000" w:rsidP="00000000" w:rsidRDefault="00000000" w:rsidRPr="00000000" w14:paraId="00000131">
          <w:pPr>
            <w:numPr>
              <w:ilvl w:val="1"/>
              <w:numId w:val="6"/>
            </w:numPr>
            <w:ind w:left="502" w:hanging="360"/>
            <w:rPr>
              <w:ins w:author="Rossi Rossi" w:id="18" w:date="2026-09-22T06:56:59Z"/>
            </w:rPr>
          </w:pPr>
          <w:sdt>
            <w:sdtPr>
              <w:id w:val="-109050066"/>
              <w:tag w:val="goog_rdk_872"/>
            </w:sdtPr>
            <w:sdtContent>
              <w:ins w:author="Rossi Rossi" w:id="18" w:date="2026-09-22T06:56:59Z"/>
              <w:sdt>
                <w:sdtPr>
                  <w:id w:val="574603426"/>
                  <w:tag w:val="goog_rdk_87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not, create one and open it:</w:t>
                    </w:r>
                  </w:ins>
                </w:sdtContent>
              </w:sdt>
              <w:ins w:author="Rossi Rossi" w:id="18" w:date="2026-09-22T06:56:59Z"/>
            </w:sdtContent>
          </w:sdt>
        </w:p>
      </w:sdtContent>
    </w:sdt>
    <w:sdt>
      <w:sdtPr>
        <w:id w:val="1628338482"/>
        <w:tag w:val="goog_rdk_877"/>
      </w:sdtPr>
      <w:sdtContent>
        <w:p w:rsidR="00000000" w:rsidDel="00000000" w:rsidP="00000000" w:rsidRDefault="00000000" w:rsidRPr="00000000" w14:paraId="00000132">
          <w:pPr>
            <w:numPr>
              <w:ilvl w:val="1"/>
              <w:numId w:val="6"/>
            </w:numPr>
            <w:ind w:left="502" w:hanging="360"/>
            <w:rPr>
              <w:ins w:author="Rossi Rossi" w:id="18" w:date="2026-09-22T06:56:59Z"/>
            </w:rPr>
          </w:pPr>
          <w:sdt>
            <w:sdtPr>
              <w:id w:val="2048081315"/>
              <w:tag w:val="goog_rdk_875"/>
            </w:sdtPr>
            <w:sdtContent>
              <w:ins w:author="Rossi Rossi" w:id="18" w:date="2026-09-22T06:56:59Z"/>
              <w:sdt>
                <w:sdtPr>
                  <w:id w:val="1320079021"/>
                  <w:tag w:val="goog_rdk_87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84897021"/>
        <w:tag w:val="goog_rdk_880"/>
      </w:sdtPr>
      <w:sdtContent>
        <w:p w:rsidR="00000000" w:rsidDel="00000000" w:rsidP="00000000" w:rsidRDefault="00000000" w:rsidRPr="00000000" w14:paraId="00000133">
          <w:pPr>
            <w:numPr>
              <w:ilvl w:val="1"/>
              <w:numId w:val="6"/>
            </w:numPr>
            <w:ind w:left="502" w:hanging="360"/>
            <w:rPr>
              <w:ins w:author="Rossi Rossi" w:id="18" w:date="2026-09-22T06:56:59Z"/>
            </w:rPr>
          </w:pPr>
          <w:sdt>
            <w:sdtPr>
              <w:id w:val="-2084621525"/>
              <w:tag w:val="goog_rdk_878"/>
            </w:sdtPr>
            <w:sdtContent>
              <w:ins w:author="Rossi Rossi" w:id="18" w:date="2026-09-22T06:56:59Z"/>
              <w:sdt>
                <w:sdtPr>
                  <w:id w:val="-1166398552"/>
                  <w:tag w:val="goog_rdk_87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touch ~/.zshrc &amp;&amp; open ~/.zshrc</w:t>
                    </w:r>
                  </w:ins>
                </w:sdtContent>
              </w:sdt>
              <w:ins w:author="Rossi Rossi" w:id="18" w:date="2026-09-22T06:56:59Z"/>
            </w:sdtContent>
          </w:sdt>
        </w:p>
      </w:sdtContent>
    </w:sdt>
    <w:sdt>
      <w:sdtPr>
        <w:id w:val="-742931832"/>
        <w:tag w:val="goog_rdk_883"/>
      </w:sdtPr>
      <w:sdtContent>
        <w:p w:rsidR="00000000" w:rsidDel="00000000" w:rsidP="00000000" w:rsidRDefault="00000000" w:rsidRPr="00000000" w14:paraId="00000134">
          <w:pPr>
            <w:numPr>
              <w:ilvl w:val="1"/>
              <w:numId w:val="6"/>
            </w:numPr>
            <w:ind w:left="502" w:hanging="360"/>
            <w:rPr>
              <w:ins w:author="Rossi Rossi" w:id="18" w:date="2026-09-22T06:56:59Z"/>
            </w:rPr>
          </w:pPr>
          <w:sdt>
            <w:sdtPr>
              <w:id w:val="811152121"/>
              <w:tag w:val="goog_rdk_881"/>
            </w:sdtPr>
            <w:sdtContent>
              <w:ins w:author="Rossi Rossi" w:id="18" w:date="2026-09-22T06:56:59Z"/>
              <w:sdt>
                <w:sdtPr>
                  <w:id w:val="-2063867752"/>
                  <w:tag w:val="goog_rdk_88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89564596"/>
        <w:tag w:val="goog_rdk_886"/>
      </w:sdtPr>
      <w:sdtContent>
        <w:p w:rsidR="00000000" w:rsidDel="00000000" w:rsidP="00000000" w:rsidRDefault="00000000" w:rsidRPr="00000000" w14:paraId="00000135">
          <w:pPr>
            <w:numPr>
              <w:ilvl w:val="1"/>
              <w:numId w:val="6"/>
            </w:numPr>
            <w:ind w:left="502" w:hanging="360"/>
            <w:rPr>
              <w:ins w:author="Rossi Rossi" w:id="18" w:date="2026-09-22T06:56:59Z"/>
            </w:rPr>
          </w:pPr>
          <w:sdt>
            <w:sdtPr>
              <w:id w:val="2135416844"/>
              <w:tag w:val="goog_rdk_884"/>
            </w:sdtPr>
            <w:sdtContent>
              <w:ins w:author="Rossi Rossi" w:id="18" w:date="2026-09-22T06:56:59Z"/>
              <w:sdt>
                <w:sdtPr>
                  <w:id w:val="1964718340"/>
                  <w:tag w:val="goog_rdk_88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Add the export command:</w:t>
                    </w:r>
                  </w:ins>
                </w:sdtContent>
              </w:sdt>
              <w:ins w:author="Rossi Rossi" w:id="18" w:date="2026-09-22T06:56:59Z"/>
            </w:sdtContent>
          </w:sdt>
        </w:p>
      </w:sdtContent>
    </w:sdt>
    <w:sdt>
      <w:sdtPr>
        <w:id w:val="1133465696"/>
        <w:tag w:val="goog_rdk_889"/>
      </w:sdtPr>
      <w:sdtContent>
        <w:p w:rsidR="00000000" w:rsidDel="00000000" w:rsidP="00000000" w:rsidRDefault="00000000" w:rsidRPr="00000000" w14:paraId="00000136">
          <w:pPr>
            <w:numPr>
              <w:ilvl w:val="1"/>
              <w:numId w:val="6"/>
            </w:numPr>
            <w:ind w:left="502" w:hanging="360"/>
            <w:rPr>
              <w:ins w:author="Rossi Rossi" w:id="18" w:date="2026-09-22T06:56:59Z"/>
            </w:rPr>
          </w:pPr>
          <w:sdt>
            <w:sdtPr>
              <w:id w:val="-2115194124"/>
              <w:tag w:val="goog_rdk_887"/>
            </w:sdtPr>
            <w:sdtContent>
              <w:ins w:author="Rossi Rossi" w:id="18" w:date="2026-09-22T06:56:59Z"/>
              <w:sdt>
                <w:sdtPr>
                  <w:id w:val="-9580072"/>
                  <w:tag w:val="goog_rdk_88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28147000"/>
        <w:tag w:val="goog_rdk_892"/>
      </w:sdtPr>
      <w:sdtContent>
        <w:p w:rsidR="00000000" w:rsidDel="00000000" w:rsidP="00000000" w:rsidRDefault="00000000" w:rsidRPr="00000000" w14:paraId="00000137">
          <w:pPr>
            <w:numPr>
              <w:ilvl w:val="1"/>
              <w:numId w:val="6"/>
            </w:numPr>
            <w:ind w:left="502" w:hanging="360"/>
            <w:rPr>
              <w:ins w:author="Rossi Rossi" w:id="18" w:date="2026-09-22T06:56:59Z"/>
            </w:rPr>
          </w:pPr>
          <w:sdt>
            <w:sdtPr>
              <w:id w:val="403735657"/>
              <w:tag w:val="goog_rdk_890"/>
            </w:sdtPr>
            <w:sdtContent>
              <w:ins w:author="Rossi Rossi" w:id="18" w:date="2026-09-22T06:56:59Z"/>
              <w:sdt>
                <w:sdtPr>
                  <w:id w:val="2084190955"/>
                  <w:tag w:val="goog_rdk_89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export GEMINI_API_KEY=&lt;YOUR_API_KEY_HERE&gt;</w:t>
                    </w:r>
                  </w:ins>
                </w:sdtContent>
              </w:sdt>
              <w:ins w:author="Rossi Rossi" w:id="18" w:date="2026-09-22T06:56:59Z"/>
            </w:sdtContent>
          </w:sdt>
        </w:p>
      </w:sdtContent>
    </w:sdt>
    <w:sdt>
      <w:sdtPr>
        <w:id w:val="-996765177"/>
        <w:tag w:val="goog_rdk_895"/>
      </w:sdtPr>
      <w:sdtContent>
        <w:p w:rsidR="00000000" w:rsidDel="00000000" w:rsidP="00000000" w:rsidRDefault="00000000" w:rsidRPr="00000000" w14:paraId="00000138">
          <w:pPr>
            <w:numPr>
              <w:ilvl w:val="1"/>
              <w:numId w:val="6"/>
            </w:numPr>
            <w:ind w:left="502" w:hanging="360"/>
            <w:rPr>
              <w:ins w:author="Rossi Rossi" w:id="18" w:date="2026-09-22T06:56:59Z"/>
            </w:rPr>
          </w:pPr>
          <w:sdt>
            <w:sdtPr>
              <w:id w:val="1940204201"/>
              <w:tag w:val="goog_rdk_893"/>
            </w:sdtPr>
            <w:sdtContent>
              <w:ins w:author="Rossi Rossi" w:id="18" w:date="2026-09-22T06:56:59Z"/>
              <w:sdt>
                <w:sdtPr>
                  <w:id w:val="1912481490"/>
                  <w:tag w:val="goog_rdk_89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53717310"/>
        <w:tag w:val="goog_rdk_898"/>
      </w:sdtPr>
      <w:sdtContent>
        <w:p w:rsidR="00000000" w:rsidDel="00000000" w:rsidP="00000000" w:rsidRDefault="00000000" w:rsidRPr="00000000" w14:paraId="00000139">
          <w:pPr>
            <w:numPr>
              <w:ilvl w:val="1"/>
              <w:numId w:val="6"/>
            </w:numPr>
            <w:ind w:left="502" w:hanging="360"/>
            <w:rPr>
              <w:ins w:author="Rossi Rossi" w:id="18" w:date="2026-09-22T06:56:59Z"/>
            </w:rPr>
          </w:pPr>
          <w:sdt>
            <w:sdtPr>
              <w:id w:val="1936598650"/>
              <w:tag w:val="goog_rdk_896"/>
            </w:sdtPr>
            <w:sdtContent>
              <w:ins w:author="Rossi Rossi" w:id="18" w:date="2026-09-22T06:56:59Z"/>
              <w:sdt>
                <w:sdtPr>
                  <w:id w:val="190459121"/>
                  <w:tag w:val="goog_rdk_89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Save the file, then apply the changes:</w:t>
                    </w:r>
                  </w:ins>
                </w:sdtContent>
              </w:sdt>
              <w:ins w:author="Rossi Rossi" w:id="18" w:date="2026-09-22T06:56:59Z"/>
            </w:sdtContent>
          </w:sdt>
        </w:p>
      </w:sdtContent>
    </w:sdt>
    <w:sdt>
      <w:sdtPr>
        <w:id w:val="2025753997"/>
        <w:tag w:val="goog_rdk_901"/>
      </w:sdtPr>
      <w:sdtContent>
        <w:p w:rsidR="00000000" w:rsidDel="00000000" w:rsidP="00000000" w:rsidRDefault="00000000" w:rsidRPr="00000000" w14:paraId="0000013A">
          <w:pPr>
            <w:numPr>
              <w:ilvl w:val="1"/>
              <w:numId w:val="6"/>
            </w:numPr>
            <w:ind w:left="502" w:hanging="360"/>
            <w:rPr>
              <w:ins w:author="Rossi Rossi" w:id="18" w:date="2026-09-22T06:56:59Z"/>
            </w:rPr>
          </w:pPr>
          <w:sdt>
            <w:sdtPr>
              <w:id w:val="-2073928051"/>
              <w:tag w:val="goog_rdk_899"/>
            </w:sdtPr>
            <w:sdtContent>
              <w:ins w:author="Rossi Rossi" w:id="18" w:date="2026-09-22T06:56:59Z"/>
              <w:sdt>
                <w:sdtPr>
                  <w:id w:val="159717123"/>
                  <w:tag w:val="goog_rdk_90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40752932"/>
        <w:tag w:val="goog_rdk_904"/>
      </w:sdtPr>
      <w:sdtContent>
        <w:p w:rsidR="00000000" w:rsidDel="00000000" w:rsidP="00000000" w:rsidRDefault="00000000" w:rsidRPr="00000000" w14:paraId="0000013B">
          <w:pPr>
            <w:numPr>
              <w:ilvl w:val="1"/>
              <w:numId w:val="6"/>
            </w:numPr>
            <w:ind w:left="502" w:hanging="360"/>
            <w:rPr>
              <w:ins w:author="Rossi Rossi" w:id="18" w:date="2026-09-22T06:56:59Z"/>
            </w:rPr>
          </w:pPr>
          <w:sdt>
            <w:sdtPr>
              <w:id w:val="567864660"/>
              <w:tag w:val="goog_rdk_902"/>
            </w:sdtPr>
            <w:sdtContent>
              <w:ins w:author="Rossi Rossi" w:id="18" w:date="2026-09-22T06:56:59Z"/>
              <w:sdt>
                <w:sdtPr>
                  <w:id w:val="-962017994"/>
                  <w:tag w:val="goog_rdk_90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source ~/.zshrc</w:t>
                    </w:r>
                  </w:ins>
                </w:sdtContent>
              </w:sdt>
              <w:ins w:author="Rossi Rossi" w:id="18" w:date="2026-09-22T06:56:59Z"/>
            </w:sdtContent>
          </w:sdt>
        </w:p>
      </w:sdtContent>
    </w:sdt>
    <w:sdt>
      <w:sdtPr>
        <w:id w:val="-397432"/>
        <w:tag w:val="goog_rdk_907"/>
      </w:sdtPr>
      <w:sdtContent>
        <w:p w:rsidR="00000000" w:rsidDel="00000000" w:rsidP="00000000" w:rsidRDefault="00000000" w:rsidRPr="00000000" w14:paraId="0000013C">
          <w:pPr>
            <w:numPr>
              <w:ilvl w:val="1"/>
              <w:numId w:val="6"/>
            </w:numPr>
            <w:ind w:left="502" w:hanging="360"/>
            <w:rPr>
              <w:ins w:author="Rossi Rossi" w:id="18" w:date="2026-09-22T06:56:59Z"/>
            </w:rPr>
          </w:pPr>
          <w:sdt>
            <w:sdtPr>
              <w:id w:val="1020460081"/>
              <w:tag w:val="goog_rdk_905"/>
            </w:sdtPr>
            <w:sdtContent>
              <w:ins w:author="Rossi Rossi" w:id="18" w:date="2026-09-22T06:56:59Z"/>
              <w:sdt>
                <w:sdtPr>
                  <w:id w:val="634035023"/>
                  <w:tag w:val="goog_rdk_90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04218381"/>
        <w:tag w:val="goog_rdk_910"/>
      </w:sdtPr>
      <w:sdtContent>
        <w:p w:rsidR="00000000" w:rsidDel="00000000" w:rsidP="00000000" w:rsidRDefault="00000000" w:rsidRPr="00000000" w14:paraId="0000013D">
          <w:pPr>
            <w:numPr>
              <w:ilvl w:val="1"/>
              <w:numId w:val="6"/>
            </w:numPr>
            <w:ind w:left="502" w:hanging="360"/>
            <w:rPr>
              <w:ins w:author="Rossi Rossi" w:id="18" w:date="2026-09-22T06:56:59Z"/>
            </w:rPr>
          </w:pPr>
          <w:sdt>
            <w:sdtPr>
              <w:id w:val="-889933742"/>
              <w:tag w:val="goog_rdk_908"/>
            </w:sdtPr>
            <w:sdtContent>
              <w:ins w:author="Rossi Rossi" w:id="18" w:date="2026-09-22T06:56:59Z"/>
              <w:sdt>
                <w:sdtPr>
                  <w:id w:val="-1608416235"/>
                  <w:tag w:val="goog_rdk_90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Windows</w:t>
                    </w:r>
                  </w:ins>
                </w:sdtContent>
              </w:sdt>
              <w:ins w:author="Rossi Rossi" w:id="18" w:date="2026-09-22T06:56:59Z"/>
            </w:sdtContent>
          </w:sdt>
        </w:p>
      </w:sdtContent>
    </w:sdt>
    <w:sdt>
      <w:sdtPr>
        <w:id w:val="1358109213"/>
        <w:tag w:val="goog_rdk_913"/>
      </w:sdtPr>
      <w:sdtContent>
        <w:p w:rsidR="00000000" w:rsidDel="00000000" w:rsidP="00000000" w:rsidRDefault="00000000" w:rsidRPr="00000000" w14:paraId="0000013E">
          <w:pPr>
            <w:numPr>
              <w:ilvl w:val="1"/>
              <w:numId w:val="6"/>
            </w:numPr>
            <w:ind w:left="502" w:hanging="360"/>
            <w:rPr>
              <w:ins w:author="Rossi Rossi" w:id="18" w:date="2026-09-22T06:56:59Z"/>
            </w:rPr>
          </w:pPr>
          <w:sdt>
            <w:sdtPr>
              <w:id w:val="2113873994"/>
              <w:tag w:val="goog_rdk_911"/>
            </w:sdtPr>
            <w:sdtContent>
              <w:ins w:author="Rossi Rossi" w:id="18" w:date="2026-09-22T06:56:59Z"/>
              <w:sdt>
                <w:sdtPr>
                  <w:id w:val="-100958375"/>
                  <w:tag w:val="goog_rdk_91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779744131"/>
        <w:tag w:val="goog_rdk_916"/>
      </w:sdtPr>
      <w:sdtContent>
        <w:p w:rsidR="00000000" w:rsidDel="00000000" w:rsidP="00000000" w:rsidRDefault="00000000" w:rsidRPr="00000000" w14:paraId="0000013F">
          <w:pPr>
            <w:numPr>
              <w:ilvl w:val="1"/>
              <w:numId w:val="6"/>
            </w:numPr>
            <w:ind w:left="502" w:hanging="360"/>
            <w:rPr>
              <w:ins w:author="Rossi Rossi" w:id="18" w:date="2026-09-22T06:56:59Z"/>
            </w:rPr>
          </w:pPr>
          <w:sdt>
            <w:sdtPr>
              <w:id w:val="752715553"/>
              <w:tag w:val="goog_rdk_914"/>
            </w:sdtPr>
            <w:sdtContent>
              <w:ins w:author="Rossi Rossi" w:id="18" w:date="2026-09-22T06:56:59Z"/>
              <w:sdt>
                <w:sdtPr>
                  <w:id w:val="-1953184678"/>
                  <w:tag w:val="goog_rdk_91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Search for "Environment Variables" in the Windows search bar.</w:t>
                    </w:r>
                  </w:ins>
                </w:sdtContent>
              </w:sdt>
              <w:ins w:author="Rossi Rossi" w:id="18" w:date="2026-09-22T06:56:59Z"/>
            </w:sdtContent>
          </w:sdt>
        </w:p>
      </w:sdtContent>
    </w:sdt>
    <w:sdt>
      <w:sdtPr>
        <w:id w:val="1801860742"/>
        <w:tag w:val="goog_rdk_919"/>
      </w:sdtPr>
      <w:sdtContent>
        <w:p w:rsidR="00000000" w:rsidDel="00000000" w:rsidP="00000000" w:rsidRDefault="00000000" w:rsidRPr="00000000" w14:paraId="00000140">
          <w:pPr>
            <w:numPr>
              <w:ilvl w:val="1"/>
              <w:numId w:val="6"/>
            </w:numPr>
            <w:ind w:left="502" w:hanging="360"/>
            <w:rPr>
              <w:ins w:author="Rossi Rossi" w:id="18" w:date="2026-09-22T06:56:59Z"/>
            </w:rPr>
          </w:pPr>
          <w:sdt>
            <w:sdtPr>
              <w:id w:val="-946400977"/>
              <w:tag w:val="goog_rdk_917"/>
            </w:sdtPr>
            <w:sdtContent>
              <w:ins w:author="Rossi Rossi" w:id="18" w:date="2026-09-22T06:56:59Z"/>
              <w:sdt>
                <w:sdtPr>
                  <w:id w:val="1954705622"/>
                  <w:tag w:val="goog_rdk_91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Click **Environment Variables** in the System Properties dialog.</w:t>
                    </w:r>
                  </w:ins>
                </w:sdtContent>
              </w:sdt>
              <w:ins w:author="Rossi Rossi" w:id="18" w:date="2026-09-22T06:56:59Z"/>
            </w:sdtContent>
          </w:sdt>
        </w:p>
      </w:sdtContent>
    </w:sdt>
    <w:sdt>
      <w:sdtPr>
        <w:id w:val="795947319"/>
        <w:tag w:val="goog_rdk_922"/>
      </w:sdtPr>
      <w:sdtContent>
        <w:p w:rsidR="00000000" w:rsidDel="00000000" w:rsidP="00000000" w:rsidRDefault="00000000" w:rsidRPr="00000000" w14:paraId="00000141">
          <w:pPr>
            <w:numPr>
              <w:ilvl w:val="1"/>
              <w:numId w:val="6"/>
            </w:numPr>
            <w:ind w:left="502" w:hanging="360"/>
            <w:rPr>
              <w:ins w:author="Rossi Rossi" w:id="18" w:date="2026-09-22T06:56:59Z"/>
            </w:rPr>
          </w:pPr>
          <w:sdt>
            <w:sdtPr>
              <w:id w:val="-944219849"/>
              <w:tag w:val="goog_rdk_920"/>
            </w:sdtPr>
            <w:sdtContent>
              <w:ins w:author="Rossi Rossi" w:id="18" w:date="2026-09-22T06:56:59Z"/>
              <w:sdt>
                <w:sdtPr>
                  <w:id w:val="-2104309083"/>
                  <w:tag w:val="goog_rdk_92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Under **User variables** or **System variables** , click **New...**.</w:t>
                    </w:r>
                  </w:ins>
                </w:sdtContent>
              </w:sdt>
              <w:ins w:author="Rossi Rossi" w:id="18" w:date="2026-09-22T06:56:59Z"/>
            </w:sdtContent>
          </w:sdt>
        </w:p>
      </w:sdtContent>
    </w:sdt>
    <w:sdt>
      <w:sdtPr>
        <w:id w:val="-1793113157"/>
        <w:tag w:val="goog_rdk_925"/>
      </w:sdtPr>
      <w:sdtContent>
        <w:p w:rsidR="00000000" w:rsidDel="00000000" w:rsidP="00000000" w:rsidRDefault="00000000" w:rsidRPr="00000000" w14:paraId="00000142">
          <w:pPr>
            <w:numPr>
              <w:ilvl w:val="1"/>
              <w:numId w:val="6"/>
            </w:numPr>
            <w:ind w:left="502" w:hanging="360"/>
            <w:rPr>
              <w:ins w:author="Rossi Rossi" w:id="18" w:date="2026-09-22T06:56:59Z"/>
            </w:rPr>
          </w:pPr>
          <w:sdt>
            <w:sdtPr>
              <w:id w:val="-284853196"/>
              <w:tag w:val="goog_rdk_923"/>
            </w:sdtPr>
            <w:sdtContent>
              <w:ins w:author="Rossi Rossi" w:id="18" w:date="2026-09-22T06:56:59Z"/>
              <w:sdt>
                <w:sdtPr>
                  <w:id w:val="256184303"/>
                  <w:tag w:val="goog_rdk_92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Set the variable name to `GEMINI_API_KEY` and the value to your API key.</w:t>
                    </w:r>
                  </w:ins>
                </w:sdtContent>
              </w:sdt>
              <w:ins w:author="Rossi Rossi" w:id="18" w:date="2026-09-22T06:56:59Z"/>
            </w:sdtContent>
          </w:sdt>
        </w:p>
      </w:sdtContent>
    </w:sdt>
    <w:sdt>
      <w:sdtPr>
        <w:id w:val="-35635894"/>
        <w:tag w:val="goog_rdk_928"/>
      </w:sdtPr>
      <w:sdtContent>
        <w:p w:rsidR="00000000" w:rsidDel="00000000" w:rsidP="00000000" w:rsidRDefault="00000000" w:rsidRPr="00000000" w14:paraId="00000143">
          <w:pPr>
            <w:numPr>
              <w:ilvl w:val="1"/>
              <w:numId w:val="6"/>
            </w:numPr>
            <w:ind w:left="502" w:hanging="360"/>
            <w:rPr>
              <w:ins w:author="Rossi Rossi" w:id="18" w:date="2026-09-22T06:56:59Z"/>
            </w:rPr>
          </w:pPr>
          <w:sdt>
            <w:sdtPr>
              <w:id w:val="-829985132"/>
              <w:tag w:val="goog_rdk_926"/>
            </w:sdtPr>
            <w:sdtContent>
              <w:ins w:author="Rossi Rossi" w:id="18" w:date="2026-09-22T06:56:59Z"/>
              <w:sdt>
                <w:sdtPr>
                  <w:id w:val="-1724197230"/>
                  <w:tag w:val="goog_rdk_92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5. Click **OK** to save. Open a new terminal session to load the variable.</w:t>
                    </w:r>
                  </w:ins>
                </w:sdtContent>
              </w:sdt>
              <w:ins w:author="Rossi Rossi" w:id="18" w:date="2026-09-22T06:56:59Z"/>
            </w:sdtContent>
          </w:sdt>
        </w:p>
      </w:sdtContent>
    </w:sdt>
    <w:sdt>
      <w:sdtPr>
        <w:id w:val="312223409"/>
        <w:tag w:val="goog_rdk_931"/>
      </w:sdtPr>
      <w:sdtContent>
        <w:p w:rsidR="00000000" w:rsidDel="00000000" w:rsidP="00000000" w:rsidRDefault="00000000" w:rsidRPr="00000000" w14:paraId="00000144">
          <w:pPr>
            <w:numPr>
              <w:ilvl w:val="1"/>
              <w:numId w:val="6"/>
            </w:numPr>
            <w:ind w:left="502" w:hanging="360"/>
            <w:rPr>
              <w:ins w:author="Rossi Rossi" w:id="18" w:date="2026-09-22T06:56:59Z"/>
            </w:rPr>
          </w:pPr>
          <w:sdt>
            <w:sdtPr>
              <w:id w:val="4609923"/>
              <w:tag w:val="goog_rdk_929"/>
            </w:sdtPr>
            <w:sdtContent>
              <w:ins w:author="Rossi Rossi" w:id="18" w:date="2026-09-22T06:56:59Z"/>
              <w:sdt>
                <w:sdtPr>
                  <w:id w:val="1766129322"/>
                  <w:tag w:val="goog_rdk_93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56603131"/>
        <w:tag w:val="goog_rdk_934"/>
      </w:sdtPr>
      <w:sdtContent>
        <w:p w:rsidR="00000000" w:rsidDel="00000000" w:rsidP="00000000" w:rsidRDefault="00000000" w:rsidRPr="00000000" w14:paraId="00000145">
          <w:pPr>
            <w:numPr>
              <w:ilvl w:val="1"/>
              <w:numId w:val="6"/>
            </w:numPr>
            <w:ind w:left="502" w:hanging="360"/>
            <w:rPr>
              <w:ins w:author="Rossi Rossi" w:id="18" w:date="2026-09-22T06:56:59Z"/>
            </w:rPr>
          </w:pPr>
          <w:sdt>
            <w:sdtPr>
              <w:id w:val="910360411"/>
              <w:tag w:val="goog_rdk_932"/>
            </w:sdtPr>
            <w:sdtContent>
              <w:ins w:author="Rossi Rossi" w:id="18" w:date="2026-09-22T06:56:59Z"/>
              <w:sdt>
                <w:sdtPr>
                  <w:id w:val="619589890"/>
                  <w:tag w:val="goog_rdk_93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Option 2: Provide the API key explicitly in code</w:t>
                    </w:r>
                  </w:ins>
                </w:sdtContent>
              </w:sdt>
              <w:ins w:author="Rossi Rossi" w:id="18" w:date="2026-09-22T06:56:59Z"/>
            </w:sdtContent>
          </w:sdt>
        </w:p>
      </w:sdtContent>
    </w:sdt>
    <w:sdt>
      <w:sdtPr>
        <w:id w:val="-1940735200"/>
        <w:tag w:val="goog_rdk_937"/>
      </w:sdtPr>
      <w:sdtContent>
        <w:p w:rsidR="00000000" w:rsidDel="00000000" w:rsidP="00000000" w:rsidRDefault="00000000" w:rsidRPr="00000000" w14:paraId="00000146">
          <w:pPr>
            <w:numPr>
              <w:ilvl w:val="1"/>
              <w:numId w:val="6"/>
            </w:numPr>
            <w:ind w:left="502" w:hanging="360"/>
            <w:rPr>
              <w:ins w:author="Rossi Rossi" w:id="18" w:date="2026-09-22T06:56:59Z"/>
            </w:rPr>
          </w:pPr>
          <w:sdt>
            <w:sdtPr>
              <w:id w:val="1098992095"/>
              <w:tag w:val="goog_rdk_935"/>
            </w:sdtPr>
            <w:sdtContent>
              <w:ins w:author="Rossi Rossi" w:id="18" w:date="2026-09-22T06:56:59Z"/>
              <w:sdt>
                <w:sdtPr>
                  <w:id w:val="-895159980"/>
                  <w:tag w:val="goog_rdk_93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28145617"/>
        <w:tag w:val="goog_rdk_940"/>
      </w:sdtPr>
      <w:sdtContent>
        <w:p w:rsidR="00000000" w:rsidDel="00000000" w:rsidP="00000000" w:rsidRDefault="00000000" w:rsidRPr="00000000" w14:paraId="00000147">
          <w:pPr>
            <w:numPr>
              <w:ilvl w:val="1"/>
              <w:numId w:val="6"/>
            </w:numPr>
            <w:ind w:left="502" w:hanging="360"/>
            <w:rPr>
              <w:ins w:author="Rossi Rossi" w:id="18" w:date="2026-09-22T06:56:59Z"/>
            </w:rPr>
          </w:pPr>
          <w:sdt>
            <w:sdtPr>
              <w:id w:val="-63585265"/>
              <w:tag w:val="goog_rdk_938"/>
            </w:sdtPr>
            <w:sdtContent>
              <w:ins w:author="Rossi Rossi" w:id="18" w:date="2026-09-22T06:56:59Z"/>
              <w:sdt>
                <w:sdtPr>
                  <w:id w:val="904347117"/>
                  <w:tag w:val="goog_rdk_93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 can pass the API key explicitly when initializing the client. Only do this</w:t>
                    </w:r>
                  </w:ins>
                </w:sdtContent>
              </w:sdt>
              <w:ins w:author="Rossi Rossi" w:id="18" w:date="2026-09-22T06:56:59Z"/>
            </w:sdtContent>
          </w:sdt>
        </w:p>
      </w:sdtContent>
    </w:sdt>
    <w:sdt>
      <w:sdtPr>
        <w:id w:val="-1852120290"/>
        <w:tag w:val="goog_rdk_943"/>
      </w:sdtPr>
      <w:sdtContent>
        <w:p w:rsidR="00000000" w:rsidDel="00000000" w:rsidP="00000000" w:rsidRDefault="00000000" w:rsidRPr="00000000" w14:paraId="00000148">
          <w:pPr>
            <w:numPr>
              <w:ilvl w:val="1"/>
              <w:numId w:val="6"/>
            </w:numPr>
            <w:ind w:left="502" w:hanging="360"/>
            <w:rPr>
              <w:ins w:author="Rossi Rossi" w:id="18" w:date="2026-09-22T06:56:59Z"/>
            </w:rPr>
          </w:pPr>
          <w:sdt>
            <w:sdtPr>
              <w:id w:val="-1838661321"/>
              <w:tag w:val="goog_rdk_941"/>
            </w:sdtPr>
            <w:sdtContent>
              <w:ins w:author="Rossi Rossi" w:id="18" w:date="2026-09-22T06:56:59Z"/>
              <w:sdt>
                <w:sdtPr>
                  <w:id w:val="-200163501"/>
                  <w:tag w:val="goog_rdk_94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cannot use environment variables.</w:t>
                    </w:r>
                  </w:ins>
                </w:sdtContent>
              </w:sdt>
              <w:ins w:author="Rossi Rossi" w:id="18" w:date="2026-09-22T06:56:59Z"/>
            </w:sdtContent>
          </w:sdt>
        </w:p>
      </w:sdtContent>
    </w:sdt>
    <w:sdt>
      <w:sdtPr>
        <w:id w:val="556485530"/>
        <w:tag w:val="goog_rdk_946"/>
      </w:sdtPr>
      <w:sdtContent>
        <w:p w:rsidR="00000000" w:rsidDel="00000000" w:rsidP="00000000" w:rsidRDefault="00000000" w:rsidRPr="00000000" w14:paraId="00000149">
          <w:pPr>
            <w:numPr>
              <w:ilvl w:val="1"/>
              <w:numId w:val="6"/>
            </w:numPr>
            <w:ind w:left="502" w:hanging="360"/>
            <w:rPr>
              <w:ins w:author="Rossi Rossi" w:id="18" w:date="2026-09-22T06:56:59Z"/>
            </w:rPr>
          </w:pPr>
          <w:sdt>
            <w:sdtPr>
              <w:id w:val="-56785507"/>
              <w:tag w:val="goog_rdk_944"/>
            </w:sdtPr>
            <w:sdtContent>
              <w:ins w:author="Rossi Rossi" w:id="18" w:date="2026-09-22T06:56:59Z"/>
              <w:sdt>
                <w:sdtPr>
                  <w:id w:val="-457930001"/>
                  <w:tag w:val="goog_rdk_94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65128012"/>
        <w:tag w:val="goog_rdk_949"/>
      </w:sdtPr>
      <w:sdtContent>
        <w:p w:rsidR="00000000" w:rsidDel="00000000" w:rsidP="00000000" w:rsidRDefault="00000000" w:rsidRPr="00000000" w14:paraId="0000014A">
          <w:pPr>
            <w:numPr>
              <w:ilvl w:val="1"/>
              <w:numId w:val="6"/>
            </w:numPr>
            <w:ind w:left="502" w:hanging="360"/>
            <w:rPr>
              <w:ins w:author="Rossi Rossi" w:id="18" w:date="2026-09-22T06:56:59Z"/>
            </w:rPr>
          </w:pPr>
          <w:sdt>
            <w:sdtPr>
              <w:id w:val="-1604713241"/>
              <w:tag w:val="goog_rdk_947"/>
            </w:sdtPr>
            <w:sdtContent>
              <w:ins w:author="Rossi Rossi" w:id="18" w:date="2026-09-22T06:56:59Z"/>
              <w:sdt>
                <w:sdtPr>
                  <w:id w:val="-628133519"/>
                  <w:tag w:val="goog_rdk_94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Python</w:t>
                    </w:r>
                  </w:ins>
                </w:sdtContent>
              </w:sdt>
              <w:ins w:author="Rossi Rossi" w:id="18" w:date="2026-09-22T06:56:59Z"/>
            </w:sdtContent>
          </w:sdt>
        </w:p>
      </w:sdtContent>
    </w:sdt>
    <w:sdt>
      <w:sdtPr>
        <w:id w:val="707050791"/>
        <w:tag w:val="goog_rdk_952"/>
      </w:sdtPr>
      <w:sdtContent>
        <w:p w:rsidR="00000000" w:rsidDel="00000000" w:rsidP="00000000" w:rsidRDefault="00000000" w:rsidRPr="00000000" w14:paraId="0000014B">
          <w:pPr>
            <w:numPr>
              <w:ilvl w:val="1"/>
              <w:numId w:val="6"/>
            </w:numPr>
            <w:ind w:left="502" w:hanging="360"/>
            <w:rPr>
              <w:ins w:author="Rossi Rossi" w:id="18" w:date="2026-09-22T06:56:59Z"/>
            </w:rPr>
          </w:pPr>
          <w:sdt>
            <w:sdtPr>
              <w:id w:val="-225465109"/>
              <w:tag w:val="goog_rdk_950"/>
            </w:sdtPr>
            <w:sdtContent>
              <w:ins w:author="Rossi Rossi" w:id="18" w:date="2026-09-22T06:56:59Z"/>
              <w:sdt>
                <w:sdtPr>
                  <w:id w:val="882368554"/>
                  <w:tag w:val="goog_rdk_95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82558494"/>
        <w:tag w:val="goog_rdk_955"/>
      </w:sdtPr>
      <w:sdtContent>
        <w:p w:rsidR="00000000" w:rsidDel="00000000" w:rsidP="00000000" w:rsidRDefault="00000000" w:rsidRPr="00000000" w14:paraId="0000014C">
          <w:pPr>
            <w:numPr>
              <w:ilvl w:val="1"/>
              <w:numId w:val="6"/>
            </w:numPr>
            <w:ind w:left="502" w:hanging="360"/>
            <w:rPr>
              <w:ins w:author="Rossi Rossi" w:id="18" w:date="2026-09-22T06:56:59Z"/>
            </w:rPr>
          </w:pPr>
          <w:sdt>
            <w:sdtPr>
              <w:id w:val="-1471626345"/>
              <w:tag w:val="goog_rdk_953"/>
            </w:sdtPr>
            <w:sdtContent>
              <w:ins w:author="Rossi Rossi" w:id="18" w:date="2026-09-22T06:56:59Z"/>
              <w:sdt>
                <w:sdtPr>
                  <w:id w:val="816468577"/>
                  <w:tag w:val="goog_rdk_95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from google import genai</w:t>
                    </w:r>
                  </w:ins>
                </w:sdtContent>
              </w:sdt>
              <w:ins w:author="Rossi Rossi" w:id="18" w:date="2026-09-22T06:56:59Z"/>
            </w:sdtContent>
          </w:sdt>
        </w:p>
      </w:sdtContent>
    </w:sdt>
    <w:sdt>
      <w:sdtPr>
        <w:id w:val="1312371497"/>
        <w:tag w:val="goog_rdk_958"/>
      </w:sdtPr>
      <w:sdtContent>
        <w:p w:rsidR="00000000" w:rsidDel="00000000" w:rsidP="00000000" w:rsidRDefault="00000000" w:rsidRPr="00000000" w14:paraId="0000014D">
          <w:pPr>
            <w:numPr>
              <w:ilvl w:val="1"/>
              <w:numId w:val="6"/>
            </w:numPr>
            <w:ind w:left="502" w:hanging="360"/>
            <w:rPr>
              <w:ins w:author="Rossi Rossi" w:id="18" w:date="2026-09-22T06:56:59Z"/>
            </w:rPr>
          </w:pPr>
          <w:sdt>
            <w:sdtPr>
              <w:id w:val="2049037019"/>
              <w:tag w:val="goog_rdk_956"/>
            </w:sdtPr>
            <w:sdtContent>
              <w:ins w:author="Rossi Rossi" w:id="18" w:date="2026-09-22T06:56:59Z"/>
              <w:sdt>
                <w:sdtPr>
                  <w:id w:val="-1949740958"/>
                  <w:tag w:val="goog_rdk_95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48892234"/>
        <w:tag w:val="goog_rdk_961"/>
      </w:sdtPr>
      <w:sdtContent>
        <w:p w:rsidR="00000000" w:rsidDel="00000000" w:rsidP="00000000" w:rsidRDefault="00000000" w:rsidRPr="00000000" w14:paraId="0000014E">
          <w:pPr>
            <w:numPr>
              <w:ilvl w:val="1"/>
              <w:numId w:val="6"/>
            </w:numPr>
            <w:ind w:left="502" w:hanging="360"/>
            <w:rPr>
              <w:ins w:author="Rossi Rossi" w:id="18" w:date="2026-09-22T06:56:59Z"/>
            </w:rPr>
          </w:pPr>
          <w:sdt>
            <w:sdtPr>
              <w:id w:val="-1083923143"/>
              <w:tag w:val="goog_rdk_959"/>
            </w:sdtPr>
            <w:sdtContent>
              <w:ins w:author="Rossi Rossi" w:id="18" w:date="2026-09-22T06:56:59Z"/>
              <w:sdt>
                <w:sdtPr>
                  <w:id w:val="-569638805"/>
                  <w:tag w:val="goog_rdk_96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 = genai.Client(api_key="YOUR_API_KEY")</w:t>
                    </w:r>
                  </w:ins>
                </w:sdtContent>
              </w:sdt>
              <w:ins w:author="Rossi Rossi" w:id="18" w:date="2026-09-22T06:56:59Z"/>
            </w:sdtContent>
          </w:sdt>
        </w:p>
      </w:sdtContent>
    </w:sdt>
    <w:sdt>
      <w:sdtPr>
        <w:id w:val="1628480225"/>
        <w:tag w:val="goog_rdk_964"/>
      </w:sdtPr>
      <w:sdtContent>
        <w:p w:rsidR="00000000" w:rsidDel="00000000" w:rsidP="00000000" w:rsidRDefault="00000000" w:rsidRPr="00000000" w14:paraId="0000014F">
          <w:pPr>
            <w:numPr>
              <w:ilvl w:val="1"/>
              <w:numId w:val="6"/>
            </w:numPr>
            <w:ind w:left="502" w:hanging="360"/>
            <w:rPr>
              <w:ins w:author="Rossi Rossi" w:id="18" w:date="2026-09-22T06:56:59Z"/>
            </w:rPr>
          </w:pPr>
          <w:sdt>
            <w:sdtPr>
              <w:id w:val="769020229"/>
              <w:tag w:val="goog_rdk_962"/>
            </w:sdtPr>
            <w:sdtContent>
              <w:ins w:author="Rossi Rossi" w:id="18" w:date="2026-09-22T06:56:59Z"/>
              <w:sdt>
                <w:sdtPr>
                  <w:id w:val="43927432"/>
                  <w:tag w:val="goog_rdk_96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32739696"/>
        <w:tag w:val="goog_rdk_967"/>
      </w:sdtPr>
      <w:sdtContent>
        <w:p w:rsidR="00000000" w:rsidDel="00000000" w:rsidP="00000000" w:rsidRDefault="00000000" w:rsidRPr="00000000" w14:paraId="00000150">
          <w:pPr>
            <w:numPr>
              <w:ilvl w:val="1"/>
              <w:numId w:val="6"/>
            </w:numPr>
            <w:ind w:left="502" w:hanging="360"/>
            <w:rPr>
              <w:ins w:author="Rossi Rossi" w:id="18" w:date="2026-09-22T06:56:59Z"/>
            </w:rPr>
          </w:pPr>
          <w:sdt>
            <w:sdtPr>
              <w:id w:val="-611690260"/>
              <w:tag w:val="goog_rdk_965"/>
            </w:sdtPr>
            <w:sdtContent>
              <w:ins w:author="Rossi Rossi" w:id="18" w:date="2026-09-22T06:56:59Z"/>
              <w:sdt>
                <w:sdtPr>
                  <w:id w:val="-965444940"/>
                  <w:tag w:val="goog_rdk_96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interaction = client.interactions.create(</w:t>
                    </w:r>
                  </w:ins>
                </w:sdtContent>
              </w:sdt>
              <w:ins w:author="Rossi Rossi" w:id="18" w:date="2026-09-22T06:56:59Z"/>
            </w:sdtContent>
          </w:sdt>
        </w:p>
      </w:sdtContent>
    </w:sdt>
    <w:sdt>
      <w:sdtPr>
        <w:id w:val="611307657"/>
        <w:tag w:val="goog_rdk_970"/>
      </w:sdtPr>
      <w:sdtContent>
        <w:p w:rsidR="00000000" w:rsidDel="00000000" w:rsidP="00000000" w:rsidRDefault="00000000" w:rsidRPr="00000000" w14:paraId="00000151">
          <w:pPr>
            <w:numPr>
              <w:ilvl w:val="1"/>
              <w:numId w:val="6"/>
            </w:numPr>
            <w:ind w:left="502" w:hanging="360"/>
            <w:rPr>
              <w:ins w:author="Rossi Rossi" w:id="18" w:date="2026-09-22T06:56:59Z"/>
            </w:rPr>
          </w:pPr>
          <w:sdt>
            <w:sdtPr>
              <w:id w:val="944558596"/>
              <w:tag w:val="goog_rdk_968"/>
            </w:sdtPr>
            <w:sdtContent>
              <w:ins w:author="Rossi Rossi" w:id="18" w:date="2026-09-22T06:56:59Z"/>
              <w:sdt>
                <w:sdtPr>
                  <w:id w:val="177511750"/>
                  <w:tag w:val="goog_rdk_96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model="gemini-3.8-flash",</w:t>
                    </w:r>
                  </w:ins>
                </w:sdtContent>
              </w:sdt>
              <w:ins w:author="Rossi Rossi" w:id="18" w:date="2026-09-22T06:56:59Z"/>
            </w:sdtContent>
          </w:sdt>
        </w:p>
      </w:sdtContent>
    </w:sdt>
    <w:sdt>
      <w:sdtPr>
        <w:id w:val="-1105673356"/>
        <w:tag w:val="goog_rdk_973"/>
      </w:sdtPr>
      <w:sdtContent>
        <w:p w:rsidR="00000000" w:rsidDel="00000000" w:rsidP="00000000" w:rsidRDefault="00000000" w:rsidRPr="00000000" w14:paraId="00000152">
          <w:pPr>
            <w:numPr>
              <w:ilvl w:val="1"/>
              <w:numId w:val="6"/>
            </w:numPr>
            <w:ind w:left="502" w:hanging="360"/>
            <w:rPr>
              <w:ins w:author="Rossi Rossi" w:id="18" w:date="2026-09-22T06:56:59Z"/>
            </w:rPr>
          </w:pPr>
          <w:sdt>
            <w:sdtPr>
              <w:id w:val="343254718"/>
              <w:tag w:val="goog_rdk_971"/>
            </w:sdtPr>
            <w:sdtContent>
              <w:ins w:author="Rossi Rossi" w:id="18" w:date="2026-09-22T06:56:59Z"/>
              <w:sdt>
                <w:sdtPr>
                  <w:id w:val="-2129185888"/>
                  <w:tag w:val="goog_rdk_97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input="Explain how AI works in a few words"</w:t>
                    </w:r>
                  </w:ins>
                </w:sdtContent>
              </w:sdt>
              <w:ins w:author="Rossi Rossi" w:id="18" w:date="2026-09-22T06:56:59Z"/>
            </w:sdtContent>
          </w:sdt>
        </w:p>
      </w:sdtContent>
    </w:sdt>
    <w:sdt>
      <w:sdtPr>
        <w:id w:val="2114477691"/>
        <w:tag w:val="goog_rdk_976"/>
      </w:sdtPr>
      <w:sdtContent>
        <w:p w:rsidR="00000000" w:rsidDel="00000000" w:rsidP="00000000" w:rsidRDefault="00000000" w:rsidRPr="00000000" w14:paraId="00000153">
          <w:pPr>
            <w:numPr>
              <w:ilvl w:val="1"/>
              <w:numId w:val="6"/>
            </w:numPr>
            <w:ind w:left="502" w:hanging="360"/>
            <w:rPr>
              <w:ins w:author="Rossi Rossi" w:id="18" w:date="2026-09-22T06:56:59Z"/>
            </w:rPr>
          </w:pPr>
          <w:sdt>
            <w:sdtPr>
              <w:id w:val="-214507888"/>
              <w:tag w:val="goog_rdk_974"/>
            </w:sdtPr>
            <w:sdtContent>
              <w:ins w:author="Rossi Rossi" w:id="18" w:date="2026-09-22T06:56:59Z"/>
              <w:sdt>
                <w:sdtPr>
                  <w:id w:val="776053311"/>
                  <w:tag w:val="goog_rdk_97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686480437"/>
        <w:tag w:val="goog_rdk_979"/>
      </w:sdtPr>
      <w:sdtContent>
        <w:p w:rsidR="00000000" w:rsidDel="00000000" w:rsidP="00000000" w:rsidRDefault="00000000" w:rsidRPr="00000000" w14:paraId="00000154">
          <w:pPr>
            <w:numPr>
              <w:ilvl w:val="1"/>
              <w:numId w:val="6"/>
            </w:numPr>
            <w:ind w:left="502" w:hanging="360"/>
            <w:rPr>
              <w:ins w:author="Rossi Rossi" w:id="18" w:date="2026-09-22T06:56:59Z"/>
            </w:rPr>
          </w:pPr>
          <w:sdt>
            <w:sdtPr>
              <w:id w:val="-692584851"/>
              <w:tag w:val="goog_rdk_977"/>
            </w:sdtPr>
            <w:sdtContent>
              <w:ins w:author="Rossi Rossi" w:id="18" w:date="2026-09-22T06:56:59Z"/>
              <w:sdt>
                <w:sdtPr>
                  <w:id w:val="-514056340"/>
                  <w:tag w:val="goog_rdk_97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print(interaction.output_text)</w:t>
                    </w:r>
                  </w:ins>
                </w:sdtContent>
              </w:sdt>
              <w:ins w:author="Rossi Rossi" w:id="18" w:date="2026-09-22T06:56:59Z"/>
            </w:sdtContent>
          </w:sdt>
        </w:p>
      </w:sdtContent>
    </w:sdt>
    <w:sdt>
      <w:sdtPr>
        <w:id w:val="23911649"/>
        <w:tag w:val="goog_rdk_982"/>
      </w:sdtPr>
      <w:sdtContent>
        <w:p w:rsidR="00000000" w:rsidDel="00000000" w:rsidP="00000000" w:rsidRDefault="00000000" w:rsidRPr="00000000" w14:paraId="00000155">
          <w:pPr>
            <w:numPr>
              <w:ilvl w:val="1"/>
              <w:numId w:val="6"/>
            </w:numPr>
            <w:ind w:left="502" w:hanging="360"/>
            <w:rPr>
              <w:ins w:author="Rossi Rossi" w:id="18" w:date="2026-09-22T06:56:59Z"/>
            </w:rPr>
          </w:pPr>
          <w:sdt>
            <w:sdtPr>
              <w:id w:val="1821405569"/>
              <w:tag w:val="goog_rdk_980"/>
            </w:sdtPr>
            <w:sdtContent>
              <w:ins w:author="Rossi Rossi" w:id="18" w:date="2026-09-22T06:56:59Z"/>
              <w:sdt>
                <w:sdtPr>
                  <w:id w:val="-349883873"/>
                  <w:tag w:val="goog_rdk_98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19170887"/>
        <w:tag w:val="goog_rdk_985"/>
      </w:sdtPr>
      <w:sdtContent>
        <w:p w:rsidR="00000000" w:rsidDel="00000000" w:rsidP="00000000" w:rsidRDefault="00000000" w:rsidRPr="00000000" w14:paraId="00000156">
          <w:pPr>
            <w:numPr>
              <w:ilvl w:val="1"/>
              <w:numId w:val="6"/>
            </w:numPr>
            <w:ind w:left="502" w:hanging="360"/>
            <w:rPr>
              <w:ins w:author="Rossi Rossi" w:id="18" w:date="2026-09-22T06:56:59Z"/>
            </w:rPr>
          </w:pPr>
          <w:sdt>
            <w:sdtPr>
              <w:id w:val="24316124"/>
              <w:tag w:val="goog_rdk_983"/>
            </w:sdtPr>
            <w:sdtContent>
              <w:ins w:author="Rossi Rossi" w:id="18" w:date="2026-09-22T06:56:59Z"/>
              <w:sdt>
                <w:sdtPr>
                  <w:id w:val="1912915019"/>
                  <w:tag w:val="goog_rdk_98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JavaScript</w:t>
                    </w:r>
                  </w:ins>
                </w:sdtContent>
              </w:sdt>
              <w:ins w:author="Rossi Rossi" w:id="18" w:date="2026-09-22T06:56:59Z"/>
            </w:sdtContent>
          </w:sdt>
        </w:p>
      </w:sdtContent>
    </w:sdt>
    <w:sdt>
      <w:sdtPr>
        <w:id w:val="522771089"/>
        <w:tag w:val="goog_rdk_988"/>
      </w:sdtPr>
      <w:sdtContent>
        <w:p w:rsidR="00000000" w:rsidDel="00000000" w:rsidP="00000000" w:rsidRDefault="00000000" w:rsidRPr="00000000" w14:paraId="00000157">
          <w:pPr>
            <w:numPr>
              <w:ilvl w:val="1"/>
              <w:numId w:val="6"/>
            </w:numPr>
            <w:ind w:left="502" w:hanging="360"/>
            <w:rPr>
              <w:ins w:author="Rossi Rossi" w:id="18" w:date="2026-09-22T06:56:59Z"/>
            </w:rPr>
          </w:pPr>
          <w:sdt>
            <w:sdtPr>
              <w:id w:val="-350452379"/>
              <w:tag w:val="goog_rdk_986"/>
            </w:sdtPr>
            <w:sdtContent>
              <w:ins w:author="Rossi Rossi" w:id="18" w:date="2026-09-22T06:56:59Z"/>
              <w:sdt>
                <w:sdtPr>
                  <w:id w:val="-429866433"/>
                  <w:tag w:val="goog_rdk_98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07742932"/>
        <w:tag w:val="goog_rdk_991"/>
      </w:sdtPr>
      <w:sdtContent>
        <w:p w:rsidR="00000000" w:rsidDel="00000000" w:rsidP="00000000" w:rsidRDefault="00000000" w:rsidRPr="00000000" w14:paraId="00000158">
          <w:pPr>
            <w:numPr>
              <w:ilvl w:val="1"/>
              <w:numId w:val="6"/>
            </w:numPr>
            <w:ind w:left="502" w:hanging="360"/>
            <w:rPr>
              <w:ins w:author="Rossi Rossi" w:id="18" w:date="2026-09-22T06:56:59Z"/>
            </w:rPr>
          </w:pPr>
          <w:sdt>
            <w:sdtPr>
              <w:id w:val="668415609"/>
              <w:tag w:val="goog_rdk_989"/>
            </w:sdtPr>
            <w:sdtContent>
              <w:ins w:author="Rossi Rossi" w:id="18" w:date="2026-09-22T06:56:59Z"/>
              <w:sdt>
                <w:sdtPr>
                  <w:id w:val="1135954721"/>
                  <w:tag w:val="goog_rdk_99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 GoogleGenAI } from "@google/genai";</w:t>
                    </w:r>
                  </w:ins>
                </w:sdtContent>
              </w:sdt>
              <w:ins w:author="Rossi Rossi" w:id="18" w:date="2026-09-22T06:56:59Z"/>
            </w:sdtContent>
          </w:sdt>
        </w:p>
      </w:sdtContent>
    </w:sdt>
    <w:sdt>
      <w:sdtPr>
        <w:id w:val="-1979911103"/>
        <w:tag w:val="goog_rdk_994"/>
      </w:sdtPr>
      <w:sdtContent>
        <w:p w:rsidR="00000000" w:rsidDel="00000000" w:rsidP="00000000" w:rsidRDefault="00000000" w:rsidRPr="00000000" w14:paraId="00000159">
          <w:pPr>
            <w:numPr>
              <w:ilvl w:val="1"/>
              <w:numId w:val="6"/>
            </w:numPr>
            <w:ind w:left="502" w:hanging="360"/>
            <w:rPr>
              <w:ins w:author="Rossi Rossi" w:id="18" w:date="2026-09-22T06:56:59Z"/>
            </w:rPr>
          </w:pPr>
          <w:sdt>
            <w:sdtPr>
              <w:id w:val="-886725475"/>
              <w:tag w:val="goog_rdk_992"/>
            </w:sdtPr>
            <w:sdtContent>
              <w:ins w:author="Rossi Rossi" w:id="18" w:date="2026-09-22T06:56:59Z"/>
              <w:sdt>
                <w:sdtPr>
                  <w:id w:val="-44928332"/>
                  <w:tag w:val="goog_rdk_99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87168786"/>
        <w:tag w:val="goog_rdk_997"/>
      </w:sdtPr>
      <w:sdtContent>
        <w:p w:rsidR="00000000" w:rsidDel="00000000" w:rsidP="00000000" w:rsidRDefault="00000000" w:rsidRPr="00000000" w14:paraId="0000015A">
          <w:pPr>
            <w:numPr>
              <w:ilvl w:val="1"/>
              <w:numId w:val="6"/>
            </w:numPr>
            <w:ind w:left="502" w:hanging="360"/>
            <w:rPr>
              <w:ins w:author="Rossi Rossi" w:id="18" w:date="2026-09-22T06:56:59Z"/>
            </w:rPr>
          </w:pPr>
          <w:sdt>
            <w:sdtPr>
              <w:id w:val="1868976125"/>
              <w:tag w:val="goog_rdk_995"/>
            </w:sdtPr>
            <w:sdtContent>
              <w:ins w:author="Rossi Rossi" w:id="18" w:date="2026-09-22T06:56:59Z"/>
              <w:sdt>
                <w:sdtPr>
                  <w:id w:val="-1344172247"/>
                  <w:tag w:val="goog_rdk_99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const ai = new GoogleGenAI({ apiKey: "YOUR_API_KEY" });</w:t>
                    </w:r>
                  </w:ins>
                </w:sdtContent>
              </w:sdt>
              <w:ins w:author="Rossi Rossi" w:id="18" w:date="2026-09-22T06:56:59Z"/>
            </w:sdtContent>
          </w:sdt>
        </w:p>
      </w:sdtContent>
    </w:sdt>
    <w:sdt>
      <w:sdtPr>
        <w:id w:val="-1556159087"/>
        <w:tag w:val="goog_rdk_1000"/>
      </w:sdtPr>
      <w:sdtContent>
        <w:p w:rsidR="00000000" w:rsidDel="00000000" w:rsidP="00000000" w:rsidRDefault="00000000" w:rsidRPr="00000000" w14:paraId="0000015B">
          <w:pPr>
            <w:numPr>
              <w:ilvl w:val="1"/>
              <w:numId w:val="6"/>
            </w:numPr>
            <w:ind w:left="502" w:hanging="360"/>
            <w:rPr>
              <w:ins w:author="Rossi Rossi" w:id="18" w:date="2026-09-22T06:56:59Z"/>
            </w:rPr>
          </w:pPr>
          <w:sdt>
            <w:sdtPr>
              <w:id w:val="1283619407"/>
              <w:tag w:val="goog_rdk_998"/>
            </w:sdtPr>
            <w:sdtContent>
              <w:ins w:author="Rossi Rossi" w:id="18" w:date="2026-09-22T06:56:59Z"/>
              <w:sdt>
                <w:sdtPr>
                  <w:id w:val="-216785600"/>
                  <w:tag w:val="goog_rdk_99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162199704"/>
        <w:tag w:val="goog_rdk_1003"/>
      </w:sdtPr>
      <w:sdtContent>
        <w:p w:rsidR="00000000" w:rsidDel="00000000" w:rsidP="00000000" w:rsidRDefault="00000000" w:rsidRPr="00000000" w14:paraId="0000015C">
          <w:pPr>
            <w:numPr>
              <w:ilvl w:val="1"/>
              <w:numId w:val="6"/>
            </w:numPr>
            <w:ind w:left="502" w:hanging="360"/>
            <w:rPr>
              <w:ins w:author="Rossi Rossi" w:id="18" w:date="2026-09-22T06:56:59Z"/>
            </w:rPr>
          </w:pPr>
          <w:sdt>
            <w:sdtPr>
              <w:id w:val="-1007024601"/>
              <w:tag w:val="goog_rdk_1001"/>
            </w:sdtPr>
            <w:sdtContent>
              <w:ins w:author="Rossi Rossi" w:id="18" w:date="2026-09-22T06:56:59Z"/>
              <w:sdt>
                <w:sdtPr>
                  <w:id w:val="-249680556"/>
                  <w:tag w:val="goog_rdk_100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async function main() {</w:t>
                    </w:r>
                  </w:ins>
                </w:sdtContent>
              </w:sdt>
              <w:ins w:author="Rossi Rossi" w:id="18" w:date="2026-09-22T06:56:59Z"/>
            </w:sdtContent>
          </w:sdt>
        </w:p>
      </w:sdtContent>
    </w:sdt>
    <w:sdt>
      <w:sdtPr>
        <w:id w:val="-10643580"/>
        <w:tag w:val="goog_rdk_1006"/>
      </w:sdtPr>
      <w:sdtContent>
        <w:p w:rsidR="00000000" w:rsidDel="00000000" w:rsidP="00000000" w:rsidRDefault="00000000" w:rsidRPr="00000000" w14:paraId="0000015D">
          <w:pPr>
            <w:numPr>
              <w:ilvl w:val="1"/>
              <w:numId w:val="6"/>
            </w:numPr>
            <w:ind w:left="502" w:hanging="360"/>
            <w:rPr>
              <w:ins w:author="Rossi Rossi" w:id="18" w:date="2026-09-22T06:56:59Z"/>
            </w:rPr>
          </w:pPr>
          <w:sdt>
            <w:sdtPr>
              <w:id w:val="719217047"/>
              <w:tag w:val="goog_rdk_1004"/>
            </w:sdtPr>
            <w:sdtContent>
              <w:ins w:author="Rossi Rossi" w:id="18" w:date="2026-09-22T06:56:59Z"/>
              <w:sdt>
                <w:sdtPr>
                  <w:id w:val="-1143052669"/>
                  <w:tag w:val="goog_rdk_100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const interaction = await ai.interactions.create({</w:t>
                    </w:r>
                  </w:ins>
                </w:sdtContent>
              </w:sdt>
              <w:ins w:author="Rossi Rossi" w:id="18" w:date="2026-09-22T06:56:59Z"/>
            </w:sdtContent>
          </w:sdt>
        </w:p>
      </w:sdtContent>
    </w:sdt>
    <w:sdt>
      <w:sdtPr>
        <w:id w:val="-1895890011"/>
        <w:tag w:val="goog_rdk_1009"/>
      </w:sdtPr>
      <w:sdtContent>
        <w:p w:rsidR="00000000" w:rsidDel="00000000" w:rsidP="00000000" w:rsidRDefault="00000000" w:rsidRPr="00000000" w14:paraId="0000015E">
          <w:pPr>
            <w:numPr>
              <w:ilvl w:val="1"/>
              <w:numId w:val="6"/>
            </w:numPr>
            <w:ind w:left="502" w:hanging="360"/>
            <w:rPr>
              <w:ins w:author="Rossi Rossi" w:id="18" w:date="2026-09-22T06:56:59Z"/>
            </w:rPr>
          </w:pPr>
          <w:sdt>
            <w:sdtPr>
              <w:id w:val="1519289100"/>
              <w:tag w:val="goog_rdk_1007"/>
            </w:sdtPr>
            <w:sdtContent>
              <w:ins w:author="Rossi Rossi" w:id="18" w:date="2026-09-22T06:56:59Z"/>
              <w:sdt>
                <w:sdtPr>
                  <w:id w:val="-1311402599"/>
                  <w:tag w:val="goog_rdk_100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 "gemini-3.8-flash",</w:t>
                    </w:r>
                  </w:ins>
                </w:sdtContent>
              </w:sdt>
              <w:ins w:author="Rossi Rossi" w:id="18" w:date="2026-09-22T06:56:59Z"/>
            </w:sdtContent>
          </w:sdt>
        </w:p>
      </w:sdtContent>
    </w:sdt>
    <w:sdt>
      <w:sdtPr>
        <w:id w:val="1401500217"/>
        <w:tag w:val="goog_rdk_1012"/>
      </w:sdtPr>
      <w:sdtContent>
        <w:p w:rsidR="00000000" w:rsidDel="00000000" w:rsidP="00000000" w:rsidRDefault="00000000" w:rsidRPr="00000000" w14:paraId="0000015F">
          <w:pPr>
            <w:numPr>
              <w:ilvl w:val="1"/>
              <w:numId w:val="6"/>
            </w:numPr>
            <w:ind w:left="502" w:hanging="360"/>
            <w:rPr>
              <w:ins w:author="Rossi Rossi" w:id="18" w:date="2026-09-22T06:56:59Z"/>
            </w:rPr>
          </w:pPr>
          <w:sdt>
            <w:sdtPr>
              <w:id w:val="424015399"/>
              <w:tag w:val="goog_rdk_1010"/>
            </w:sdtPr>
            <w:sdtContent>
              <w:ins w:author="Rossi Rossi" w:id="18" w:date="2026-09-22T06:56:59Z"/>
              <w:sdt>
                <w:sdtPr>
                  <w:id w:val="-1487942297"/>
                  <w:tag w:val="goog_rdk_101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18" w:date="2026-09-22T06:56:59Z"/>
            </w:sdtContent>
          </w:sdt>
        </w:p>
      </w:sdtContent>
    </w:sdt>
    <w:sdt>
      <w:sdtPr>
        <w:id w:val="-1249307339"/>
        <w:tag w:val="goog_rdk_1015"/>
      </w:sdtPr>
      <w:sdtContent>
        <w:p w:rsidR="00000000" w:rsidDel="00000000" w:rsidP="00000000" w:rsidRDefault="00000000" w:rsidRPr="00000000" w14:paraId="00000160">
          <w:pPr>
            <w:numPr>
              <w:ilvl w:val="1"/>
              <w:numId w:val="6"/>
            </w:numPr>
            <w:ind w:left="502" w:hanging="360"/>
            <w:rPr>
              <w:ins w:author="Rossi Rossi" w:id="18" w:date="2026-09-22T06:56:59Z"/>
            </w:rPr>
          </w:pPr>
          <w:sdt>
            <w:sdtPr>
              <w:id w:val="-1143932929"/>
              <w:tag w:val="goog_rdk_1013"/>
            </w:sdtPr>
            <w:sdtContent>
              <w:ins w:author="Rossi Rossi" w:id="18" w:date="2026-09-22T06:56:59Z"/>
              <w:sdt>
                <w:sdtPr>
                  <w:id w:val="-228517569"/>
                  <w:tag w:val="goog_rdk_101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1568615202"/>
        <w:tag w:val="goog_rdk_1018"/>
      </w:sdtPr>
      <w:sdtContent>
        <w:p w:rsidR="00000000" w:rsidDel="00000000" w:rsidP="00000000" w:rsidRDefault="00000000" w:rsidRPr="00000000" w14:paraId="00000161">
          <w:pPr>
            <w:numPr>
              <w:ilvl w:val="1"/>
              <w:numId w:val="6"/>
            </w:numPr>
            <w:ind w:left="502" w:hanging="360"/>
            <w:rPr>
              <w:ins w:author="Rossi Rossi" w:id="18" w:date="2026-09-22T06:56:59Z"/>
            </w:rPr>
          </w:pPr>
          <w:sdt>
            <w:sdtPr>
              <w:id w:val="2046272425"/>
              <w:tag w:val="goog_rdk_1016"/>
            </w:sdtPr>
            <w:sdtContent>
              <w:ins w:author="Rossi Rossi" w:id="18" w:date="2026-09-22T06:56:59Z"/>
              <w:sdt>
                <w:sdtPr>
                  <w:id w:val="-359155025"/>
                  <w:tag w:val="goog_rdk_101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console.log(interaction.output_text);</w:t>
                    </w:r>
                  </w:ins>
                </w:sdtContent>
              </w:sdt>
              <w:ins w:author="Rossi Rossi" w:id="18" w:date="2026-09-22T06:56:59Z"/>
            </w:sdtContent>
          </w:sdt>
        </w:p>
      </w:sdtContent>
    </w:sdt>
    <w:sdt>
      <w:sdtPr>
        <w:id w:val="-1788487053"/>
        <w:tag w:val="goog_rdk_1021"/>
      </w:sdtPr>
      <w:sdtContent>
        <w:p w:rsidR="00000000" w:rsidDel="00000000" w:rsidP="00000000" w:rsidRDefault="00000000" w:rsidRPr="00000000" w14:paraId="00000162">
          <w:pPr>
            <w:numPr>
              <w:ilvl w:val="1"/>
              <w:numId w:val="6"/>
            </w:numPr>
            <w:ind w:left="502" w:hanging="360"/>
            <w:rPr>
              <w:ins w:author="Rossi Rossi" w:id="18" w:date="2026-09-22T06:56:59Z"/>
            </w:rPr>
          </w:pPr>
          <w:sdt>
            <w:sdtPr>
              <w:id w:val="-814600534"/>
              <w:tag w:val="goog_rdk_1019"/>
            </w:sdtPr>
            <w:sdtContent>
              <w:ins w:author="Rossi Rossi" w:id="18" w:date="2026-09-22T06:56:59Z"/>
              <w:sdt>
                <w:sdtPr>
                  <w:id w:val="-410649574"/>
                  <w:tag w:val="goog_rdk_102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1770367261"/>
        <w:tag w:val="goog_rdk_1024"/>
      </w:sdtPr>
      <w:sdtContent>
        <w:p w:rsidR="00000000" w:rsidDel="00000000" w:rsidP="00000000" w:rsidRDefault="00000000" w:rsidRPr="00000000" w14:paraId="00000163">
          <w:pPr>
            <w:numPr>
              <w:ilvl w:val="1"/>
              <w:numId w:val="6"/>
            </w:numPr>
            <w:ind w:left="502" w:hanging="360"/>
            <w:rPr>
              <w:ins w:author="Rossi Rossi" w:id="18" w:date="2026-09-22T06:56:59Z"/>
            </w:rPr>
          </w:pPr>
          <w:sdt>
            <w:sdtPr>
              <w:id w:val="-344443440"/>
              <w:tag w:val="goog_rdk_1022"/>
            </w:sdtPr>
            <w:sdtContent>
              <w:ins w:author="Rossi Rossi" w:id="18" w:date="2026-09-22T06:56:59Z"/>
              <w:sdt>
                <w:sdtPr>
                  <w:id w:val="1267044669"/>
                  <w:tag w:val="goog_rdk_102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30042519"/>
        <w:tag w:val="goog_rdk_1027"/>
      </w:sdtPr>
      <w:sdtContent>
        <w:p w:rsidR="00000000" w:rsidDel="00000000" w:rsidP="00000000" w:rsidRDefault="00000000" w:rsidRPr="00000000" w14:paraId="00000164">
          <w:pPr>
            <w:numPr>
              <w:ilvl w:val="1"/>
              <w:numId w:val="6"/>
            </w:numPr>
            <w:ind w:left="502" w:hanging="360"/>
            <w:rPr>
              <w:ins w:author="Rossi Rossi" w:id="18" w:date="2026-09-22T06:56:59Z"/>
            </w:rPr>
          </w:pPr>
          <w:sdt>
            <w:sdtPr>
              <w:id w:val="-1589831330"/>
              <w:tag w:val="goog_rdk_1025"/>
            </w:sdtPr>
            <w:sdtContent>
              <w:ins w:author="Rossi Rossi" w:id="18" w:date="2026-09-22T06:56:59Z"/>
              <w:sdt>
                <w:sdtPr>
                  <w:id w:val="-1302952688"/>
                  <w:tag w:val="goog_rdk_102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main();</w:t>
                    </w:r>
                  </w:ins>
                </w:sdtContent>
              </w:sdt>
              <w:ins w:author="Rossi Rossi" w:id="18" w:date="2026-09-22T06:56:59Z"/>
            </w:sdtContent>
          </w:sdt>
        </w:p>
      </w:sdtContent>
    </w:sdt>
    <w:sdt>
      <w:sdtPr>
        <w:id w:val="-1035536512"/>
        <w:tag w:val="goog_rdk_1030"/>
      </w:sdtPr>
      <w:sdtContent>
        <w:p w:rsidR="00000000" w:rsidDel="00000000" w:rsidP="00000000" w:rsidRDefault="00000000" w:rsidRPr="00000000" w14:paraId="00000165">
          <w:pPr>
            <w:numPr>
              <w:ilvl w:val="1"/>
              <w:numId w:val="6"/>
            </w:numPr>
            <w:ind w:left="502" w:hanging="360"/>
            <w:rPr>
              <w:ins w:author="Rossi Rossi" w:id="18" w:date="2026-09-22T06:56:59Z"/>
            </w:rPr>
          </w:pPr>
          <w:sdt>
            <w:sdtPr>
              <w:id w:val="-2081724104"/>
              <w:tag w:val="goog_rdk_1028"/>
            </w:sdtPr>
            <w:sdtContent>
              <w:ins w:author="Rossi Rossi" w:id="18" w:date="2026-09-22T06:56:59Z"/>
              <w:sdt>
                <w:sdtPr>
                  <w:id w:val="-310657486"/>
                  <w:tag w:val="goog_rdk_102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45388710"/>
        <w:tag w:val="goog_rdk_1033"/>
      </w:sdtPr>
      <w:sdtContent>
        <w:p w:rsidR="00000000" w:rsidDel="00000000" w:rsidP="00000000" w:rsidRDefault="00000000" w:rsidRPr="00000000" w14:paraId="00000166">
          <w:pPr>
            <w:numPr>
              <w:ilvl w:val="1"/>
              <w:numId w:val="6"/>
            </w:numPr>
            <w:ind w:left="502" w:hanging="360"/>
            <w:rPr>
              <w:ins w:author="Rossi Rossi" w:id="18" w:date="2026-09-22T06:56:59Z"/>
            </w:rPr>
          </w:pPr>
          <w:sdt>
            <w:sdtPr>
              <w:id w:val="-655269360"/>
              <w:tag w:val="goog_rdk_1031"/>
            </w:sdtPr>
            <w:sdtContent>
              <w:ins w:author="Rossi Rossi" w:id="18" w:date="2026-09-22T06:56:59Z"/>
              <w:sdt>
                <w:sdtPr>
                  <w:id w:val="309791821"/>
                  <w:tag w:val="goog_rdk_103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Java</w:t>
                    </w:r>
                  </w:ins>
                </w:sdtContent>
              </w:sdt>
              <w:ins w:author="Rossi Rossi" w:id="18" w:date="2026-09-22T06:56:59Z"/>
            </w:sdtContent>
          </w:sdt>
        </w:p>
      </w:sdtContent>
    </w:sdt>
    <w:sdt>
      <w:sdtPr>
        <w:id w:val="-1418015176"/>
        <w:tag w:val="goog_rdk_1036"/>
      </w:sdtPr>
      <w:sdtContent>
        <w:p w:rsidR="00000000" w:rsidDel="00000000" w:rsidP="00000000" w:rsidRDefault="00000000" w:rsidRPr="00000000" w14:paraId="00000167">
          <w:pPr>
            <w:numPr>
              <w:ilvl w:val="1"/>
              <w:numId w:val="6"/>
            </w:numPr>
            <w:ind w:left="502" w:hanging="360"/>
            <w:rPr>
              <w:ins w:author="Rossi Rossi" w:id="18" w:date="2026-09-22T06:56:59Z"/>
            </w:rPr>
          </w:pPr>
          <w:sdt>
            <w:sdtPr>
              <w:id w:val="-743409137"/>
              <w:tag w:val="goog_rdk_1034"/>
            </w:sdtPr>
            <w:sdtContent>
              <w:ins w:author="Rossi Rossi" w:id="18" w:date="2026-09-22T06:56:59Z"/>
              <w:sdt>
                <w:sdtPr>
                  <w:id w:val="-2126067211"/>
                  <w:tag w:val="goog_rdk_103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140646646"/>
        <w:tag w:val="goog_rdk_1039"/>
      </w:sdtPr>
      <w:sdtContent>
        <w:p w:rsidR="00000000" w:rsidDel="00000000" w:rsidP="00000000" w:rsidRDefault="00000000" w:rsidRPr="00000000" w14:paraId="00000168">
          <w:pPr>
            <w:numPr>
              <w:ilvl w:val="1"/>
              <w:numId w:val="6"/>
            </w:numPr>
            <w:ind w:left="502" w:hanging="360"/>
            <w:rPr>
              <w:ins w:author="Rossi Rossi" w:id="18" w:date="2026-09-22T06:56:59Z"/>
            </w:rPr>
          </w:pPr>
          <w:sdt>
            <w:sdtPr>
              <w:id w:val="501349381"/>
              <w:tag w:val="goog_rdk_1037"/>
            </w:sdtPr>
            <w:sdtContent>
              <w:ins w:author="Rossi Rossi" w:id="18" w:date="2026-09-22T06:56:59Z"/>
              <w:sdt>
                <w:sdtPr>
                  <w:id w:val="1942424739"/>
                  <w:tag w:val="goog_rdk_103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com.google.genai.Client;</w:t>
                    </w:r>
                  </w:ins>
                </w:sdtContent>
              </w:sdt>
              <w:ins w:author="Rossi Rossi" w:id="18" w:date="2026-09-22T06:56:59Z"/>
            </w:sdtContent>
          </w:sdt>
        </w:p>
      </w:sdtContent>
    </w:sdt>
    <w:sdt>
      <w:sdtPr>
        <w:id w:val="-1647236770"/>
        <w:tag w:val="goog_rdk_1042"/>
      </w:sdtPr>
      <w:sdtContent>
        <w:p w:rsidR="00000000" w:rsidDel="00000000" w:rsidP="00000000" w:rsidRDefault="00000000" w:rsidRPr="00000000" w14:paraId="00000169">
          <w:pPr>
            <w:numPr>
              <w:ilvl w:val="1"/>
              <w:numId w:val="6"/>
            </w:numPr>
            <w:ind w:left="502" w:hanging="360"/>
            <w:rPr>
              <w:ins w:author="Rossi Rossi" w:id="18" w:date="2026-09-22T06:56:59Z"/>
            </w:rPr>
          </w:pPr>
          <w:sdt>
            <w:sdtPr>
              <w:id w:val="138589544"/>
              <w:tag w:val="goog_rdk_1040"/>
            </w:sdtPr>
            <w:sdtContent>
              <w:ins w:author="Rossi Rossi" w:id="18" w:date="2026-09-22T06:56:59Z"/>
              <w:sdt>
                <w:sdtPr>
                  <w:id w:val="1490576847"/>
                  <w:tag w:val="goog_rdk_104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com.google.genai.gaos.models.interactions.CreateModelInteraction;</w:t>
                    </w:r>
                  </w:ins>
                </w:sdtContent>
              </w:sdt>
              <w:ins w:author="Rossi Rossi" w:id="18" w:date="2026-09-22T06:56:59Z"/>
            </w:sdtContent>
          </w:sdt>
        </w:p>
      </w:sdtContent>
    </w:sdt>
    <w:sdt>
      <w:sdtPr>
        <w:id w:val="1089109257"/>
        <w:tag w:val="goog_rdk_1045"/>
      </w:sdtPr>
      <w:sdtContent>
        <w:p w:rsidR="00000000" w:rsidDel="00000000" w:rsidP="00000000" w:rsidRDefault="00000000" w:rsidRPr="00000000" w14:paraId="0000016A">
          <w:pPr>
            <w:numPr>
              <w:ilvl w:val="1"/>
              <w:numId w:val="6"/>
            </w:numPr>
            <w:ind w:left="502" w:hanging="360"/>
            <w:rPr>
              <w:ins w:author="Rossi Rossi" w:id="18" w:date="2026-09-22T06:56:59Z"/>
            </w:rPr>
          </w:pPr>
          <w:sdt>
            <w:sdtPr>
              <w:id w:val="-547900995"/>
              <w:tag w:val="goog_rdk_1043"/>
            </w:sdtPr>
            <w:sdtContent>
              <w:ins w:author="Rossi Rossi" w:id="18" w:date="2026-09-22T06:56:59Z"/>
              <w:sdt>
                <w:sdtPr>
                  <w:id w:val="-126995721"/>
                  <w:tag w:val="goog_rdk_104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com.google.genai.gaos.models.interactions.Interaction;</w:t>
                    </w:r>
                  </w:ins>
                </w:sdtContent>
              </w:sdt>
              <w:ins w:author="Rossi Rossi" w:id="18" w:date="2026-09-22T06:56:59Z"/>
            </w:sdtContent>
          </w:sdt>
        </w:p>
      </w:sdtContent>
    </w:sdt>
    <w:sdt>
      <w:sdtPr>
        <w:id w:val="1873475151"/>
        <w:tag w:val="goog_rdk_1048"/>
      </w:sdtPr>
      <w:sdtContent>
        <w:p w:rsidR="00000000" w:rsidDel="00000000" w:rsidP="00000000" w:rsidRDefault="00000000" w:rsidRPr="00000000" w14:paraId="0000016B">
          <w:pPr>
            <w:numPr>
              <w:ilvl w:val="1"/>
              <w:numId w:val="6"/>
            </w:numPr>
            <w:ind w:left="502" w:hanging="360"/>
            <w:rPr>
              <w:ins w:author="Rossi Rossi" w:id="18" w:date="2026-09-22T06:56:59Z"/>
            </w:rPr>
          </w:pPr>
          <w:sdt>
            <w:sdtPr>
              <w:id w:val="-933361771"/>
              <w:tag w:val="goog_rdk_1046"/>
            </w:sdtPr>
            <w:sdtContent>
              <w:ins w:author="Rossi Rossi" w:id="18" w:date="2026-09-22T06:56:59Z"/>
              <w:sdt>
                <w:sdtPr>
                  <w:id w:val="535199289"/>
                  <w:tag w:val="goog_rdk_104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com.google.genai.gaos.models.interactions.InteractionsInput;</w:t>
                    </w:r>
                  </w:ins>
                </w:sdtContent>
              </w:sdt>
              <w:ins w:author="Rossi Rossi" w:id="18" w:date="2026-09-22T06:56:59Z"/>
            </w:sdtContent>
          </w:sdt>
        </w:p>
      </w:sdtContent>
    </w:sdt>
    <w:sdt>
      <w:sdtPr>
        <w:id w:val="1308540463"/>
        <w:tag w:val="goog_rdk_1051"/>
      </w:sdtPr>
      <w:sdtContent>
        <w:p w:rsidR="00000000" w:rsidDel="00000000" w:rsidP="00000000" w:rsidRDefault="00000000" w:rsidRPr="00000000" w14:paraId="0000016C">
          <w:pPr>
            <w:numPr>
              <w:ilvl w:val="1"/>
              <w:numId w:val="6"/>
            </w:numPr>
            <w:ind w:left="502" w:hanging="360"/>
            <w:rPr>
              <w:ins w:author="Rossi Rossi" w:id="18" w:date="2026-09-22T06:56:59Z"/>
            </w:rPr>
          </w:pPr>
          <w:sdt>
            <w:sdtPr>
              <w:id w:val="985118147"/>
              <w:tag w:val="goog_rdk_1049"/>
            </w:sdtPr>
            <w:sdtContent>
              <w:ins w:author="Rossi Rossi" w:id="18" w:date="2026-09-22T06:56:59Z"/>
              <w:sdt>
                <w:sdtPr>
                  <w:id w:val="1615687345"/>
                  <w:tag w:val="goog_rdk_105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com.google.genai.gaos.models.interactions.Model;</w:t>
                    </w:r>
                  </w:ins>
                </w:sdtContent>
              </w:sdt>
              <w:ins w:author="Rossi Rossi" w:id="18" w:date="2026-09-22T06:56:59Z"/>
            </w:sdtContent>
          </w:sdt>
        </w:p>
      </w:sdtContent>
    </w:sdt>
    <w:sdt>
      <w:sdtPr>
        <w:id w:val="733139159"/>
        <w:tag w:val="goog_rdk_1054"/>
      </w:sdtPr>
      <w:sdtContent>
        <w:p w:rsidR="00000000" w:rsidDel="00000000" w:rsidP="00000000" w:rsidRDefault="00000000" w:rsidRPr="00000000" w14:paraId="0000016D">
          <w:pPr>
            <w:numPr>
              <w:ilvl w:val="1"/>
              <w:numId w:val="6"/>
            </w:numPr>
            <w:ind w:left="502" w:hanging="360"/>
            <w:rPr>
              <w:ins w:author="Rossi Rossi" w:id="18" w:date="2026-09-22T06:56:59Z"/>
            </w:rPr>
          </w:pPr>
          <w:sdt>
            <w:sdtPr>
              <w:id w:val="-1570271609"/>
              <w:tag w:val="goog_rdk_1052"/>
            </w:sdtPr>
            <w:sdtContent>
              <w:ins w:author="Rossi Rossi" w:id="18" w:date="2026-09-22T06:56:59Z"/>
              <w:sdt>
                <w:sdtPr>
                  <w:id w:val="980306183"/>
                  <w:tag w:val="goog_rdk_105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com.google.genai.gaos.models.operations.CreateInteractionRequestBody;</w:t>
                    </w:r>
                  </w:ins>
                </w:sdtContent>
              </w:sdt>
              <w:ins w:author="Rossi Rossi" w:id="18" w:date="2026-09-22T06:56:59Z"/>
            </w:sdtContent>
          </w:sdt>
        </w:p>
      </w:sdtContent>
    </w:sdt>
    <w:sdt>
      <w:sdtPr>
        <w:id w:val="-534898615"/>
        <w:tag w:val="goog_rdk_1057"/>
      </w:sdtPr>
      <w:sdtContent>
        <w:p w:rsidR="00000000" w:rsidDel="00000000" w:rsidP="00000000" w:rsidRDefault="00000000" w:rsidRPr="00000000" w14:paraId="0000016E">
          <w:pPr>
            <w:numPr>
              <w:ilvl w:val="1"/>
              <w:numId w:val="6"/>
            </w:numPr>
            <w:ind w:left="502" w:hanging="360"/>
            <w:rPr>
              <w:ins w:author="Rossi Rossi" w:id="18" w:date="2026-09-22T06:56:59Z"/>
            </w:rPr>
          </w:pPr>
          <w:sdt>
            <w:sdtPr>
              <w:id w:val="-126995386"/>
              <w:tag w:val="goog_rdk_1055"/>
            </w:sdtPr>
            <w:sdtContent>
              <w:ins w:author="Rossi Rossi" w:id="18" w:date="2026-09-22T06:56:59Z"/>
              <w:sdt>
                <w:sdtPr>
                  <w:id w:val="-288096047"/>
                  <w:tag w:val="goog_rdk_105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15245123"/>
        <w:tag w:val="goog_rdk_1060"/>
      </w:sdtPr>
      <w:sdtContent>
        <w:p w:rsidR="00000000" w:rsidDel="00000000" w:rsidP="00000000" w:rsidRDefault="00000000" w:rsidRPr="00000000" w14:paraId="0000016F">
          <w:pPr>
            <w:numPr>
              <w:ilvl w:val="1"/>
              <w:numId w:val="6"/>
            </w:numPr>
            <w:ind w:left="502" w:hanging="360"/>
            <w:rPr>
              <w:ins w:author="Rossi Rossi" w:id="18" w:date="2026-09-22T06:56:59Z"/>
            </w:rPr>
          </w:pPr>
          <w:sdt>
            <w:sdtPr>
              <w:id w:val="639248203"/>
              <w:tag w:val="goog_rdk_1058"/>
            </w:sdtPr>
            <w:sdtContent>
              <w:ins w:author="Rossi Rossi" w:id="18" w:date="2026-09-22T06:56:59Z"/>
              <w:sdt>
                <w:sdtPr>
                  <w:id w:val="169564068"/>
                  <w:tag w:val="goog_rdk_105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 client = Client.builder().apiKey("YOUR_API_KEY").build();</w:t>
                    </w:r>
                  </w:ins>
                </w:sdtContent>
              </w:sdt>
              <w:ins w:author="Rossi Rossi" w:id="18" w:date="2026-09-22T06:56:59Z"/>
            </w:sdtContent>
          </w:sdt>
        </w:p>
      </w:sdtContent>
    </w:sdt>
    <w:sdt>
      <w:sdtPr>
        <w:id w:val="-371586337"/>
        <w:tag w:val="goog_rdk_1063"/>
      </w:sdtPr>
      <w:sdtContent>
        <w:p w:rsidR="00000000" w:rsidDel="00000000" w:rsidP="00000000" w:rsidRDefault="00000000" w:rsidRPr="00000000" w14:paraId="00000170">
          <w:pPr>
            <w:numPr>
              <w:ilvl w:val="1"/>
              <w:numId w:val="6"/>
            </w:numPr>
            <w:ind w:left="502" w:hanging="360"/>
            <w:rPr>
              <w:ins w:author="Rossi Rossi" w:id="18" w:date="2026-09-22T06:56:59Z"/>
            </w:rPr>
          </w:pPr>
          <w:sdt>
            <w:sdtPr>
              <w:id w:val="-660807529"/>
              <w:tag w:val="goog_rdk_1061"/>
            </w:sdtPr>
            <w:sdtContent>
              <w:ins w:author="Rossi Rossi" w:id="18" w:date="2026-09-22T06:56:59Z"/>
              <w:sdt>
                <w:sdtPr>
                  <w:id w:val="-1338470915"/>
                  <w:tag w:val="goog_rdk_106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54366451"/>
        <w:tag w:val="goog_rdk_1066"/>
      </w:sdtPr>
      <w:sdtContent>
        <w:p w:rsidR="00000000" w:rsidDel="00000000" w:rsidP="00000000" w:rsidRDefault="00000000" w:rsidRPr="00000000" w14:paraId="00000171">
          <w:pPr>
            <w:numPr>
              <w:ilvl w:val="1"/>
              <w:numId w:val="6"/>
            </w:numPr>
            <w:ind w:left="502" w:hanging="360"/>
            <w:rPr>
              <w:ins w:author="Rossi Rossi" w:id="18" w:date="2026-09-22T06:56:59Z"/>
            </w:rPr>
          </w:pPr>
          <w:sdt>
            <w:sdtPr>
              <w:id w:val="41353196"/>
              <w:tag w:val="goog_rdk_1064"/>
            </w:sdtPr>
            <w:sdtContent>
              <w:ins w:author="Rossi Rossi" w:id="18" w:date="2026-09-22T06:56:59Z"/>
              <w:sdt>
                <w:sdtPr>
                  <w:id w:val="-1684888495"/>
                  <w:tag w:val="goog_rdk_106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CreateModelInteraction params =</w:t>
                    </w:r>
                  </w:ins>
                </w:sdtContent>
              </w:sdt>
              <w:ins w:author="Rossi Rossi" w:id="18" w:date="2026-09-22T06:56:59Z"/>
            </w:sdtContent>
          </w:sdt>
        </w:p>
      </w:sdtContent>
    </w:sdt>
    <w:sdt>
      <w:sdtPr>
        <w:id w:val="-69899596"/>
        <w:tag w:val="goog_rdk_1069"/>
      </w:sdtPr>
      <w:sdtContent>
        <w:p w:rsidR="00000000" w:rsidDel="00000000" w:rsidP="00000000" w:rsidRDefault="00000000" w:rsidRPr="00000000" w14:paraId="00000172">
          <w:pPr>
            <w:numPr>
              <w:ilvl w:val="1"/>
              <w:numId w:val="6"/>
            </w:numPr>
            <w:ind w:left="502" w:hanging="360"/>
            <w:rPr>
              <w:ins w:author="Rossi Rossi" w:id="18" w:date="2026-09-22T06:56:59Z"/>
            </w:rPr>
          </w:pPr>
          <w:sdt>
            <w:sdtPr>
              <w:id w:val="-1467119957"/>
              <w:tag w:val="goog_rdk_1067"/>
            </w:sdtPr>
            <w:sdtContent>
              <w:ins w:author="Rossi Rossi" w:id="18" w:date="2026-09-22T06:56:59Z"/>
              <w:sdt>
                <w:sdtPr>
                  <w:id w:val="-1089066136"/>
                  <w:tag w:val="goog_rdk_106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CreateModelInteraction.builder()</w:t>
                    </w:r>
                  </w:ins>
                </w:sdtContent>
              </w:sdt>
              <w:ins w:author="Rossi Rossi" w:id="18" w:date="2026-09-22T06:56:59Z"/>
            </w:sdtContent>
          </w:sdt>
        </w:p>
      </w:sdtContent>
    </w:sdt>
    <w:sdt>
      <w:sdtPr>
        <w:id w:val="1782532250"/>
        <w:tag w:val="goog_rdk_1072"/>
      </w:sdtPr>
      <w:sdtContent>
        <w:p w:rsidR="00000000" w:rsidDel="00000000" w:rsidP="00000000" w:rsidRDefault="00000000" w:rsidRPr="00000000" w14:paraId="00000173">
          <w:pPr>
            <w:numPr>
              <w:ilvl w:val="1"/>
              <w:numId w:val="6"/>
            </w:numPr>
            <w:ind w:left="502" w:hanging="360"/>
            <w:rPr>
              <w:ins w:author="Rossi Rossi" w:id="18" w:date="2026-09-22T06:56:59Z"/>
            </w:rPr>
          </w:pPr>
          <w:sdt>
            <w:sdtPr>
              <w:id w:val="-1057348129"/>
              <w:tag w:val="goog_rdk_1070"/>
            </w:sdtPr>
            <w:sdtContent>
              <w:ins w:author="Rossi Rossi" w:id="18" w:date="2026-09-22T06:56:59Z"/>
              <w:sdt>
                <w:sdtPr>
                  <w:id w:val="2090968238"/>
                  <w:tag w:val="goog_rdk_107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.model(Model.of("gemini-3.8-flash"))</w:t>
                    </w:r>
                  </w:ins>
                </w:sdtContent>
              </w:sdt>
              <w:ins w:author="Rossi Rossi" w:id="18" w:date="2026-09-22T06:56:59Z"/>
            </w:sdtContent>
          </w:sdt>
        </w:p>
      </w:sdtContent>
    </w:sdt>
    <w:sdt>
      <w:sdtPr>
        <w:id w:val="13005612"/>
        <w:tag w:val="goog_rdk_1075"/>
      </w:sdtPr>
      <w:sdtContent>
        <w:p w:rsidR="00000000" w:rsidDel="00000000" w:rsidP="00000000" w:rsidRDefault="00000000" w:rsidRPr="00000000" w14:paraId="00000174">
          <w:pPr>
            <w:numPr>
              <w:ilvl w:val="1"/>
              <w:numId w:val="6"/>
            </w:numPr>
            <w:ind w:left="502" w:hanging="360"/>
            <w:rPr>
              <w:ins w:author="Rossi Rossi" w:id="18" w:date="2026-09-22T06:56:59Z"/>
            </w:rPr>
          </w:pPr>
          <w:sdt>
            <w:sdtPr>
              <w:id w:val="-639067618"/>
              <w:tag w:val="goog_rdk_1073"/>
            </w:sdtPr>
            <w:sdtContent>
              <w:ins w:author="Rossi Rossi" w:id="18" w:date="2026-09-22T06:56:59Z"/>
              <w:sdt>
                <w:sdtPr>
                  <w:id w:val="1802334693"/>
                  <w:tag w:val="goog_rdk_107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.input(InteractionsInput.of("Explain how AI works in a few sentences."))</w:t>
                    </w:r>
                  </w:ins>
                </w:sdtContent>
              </w:sdt>
              <w:ins w:author="Rossi Rossi" w:id="18" w:date="2026-09-22T06:56:59Z"/>
            </w:sdtContent>
          </w:sdt>
        </w:p>
      </w:sdtContent>
    </w:sdt>
    <w:sdt>
      <w:sdtPr>
        <w:id w:val="481900597"/>
        <w:tag w:val="goog_rdk_1078"/>
      </w:sdtPr>
      <w:sdtContent>
        <w:p w:rsidR="00000000" w:rsidDel="00000000" w:rsidP="00000000" w:rsidRDefault="00000000" w:rsidRPr="00000000" w14:paraId="00000175">
          <w:pPr>
            <w:numPr>
              <w:ilvl w:val="1"/>
              <w:numId w:val="6"/>
            </w:numPr>
            <w:ind w:left="502" w:hanging="360"/>
            <w:rPr>
              <w:ins w:author="Rossi Rossi" w:id="18" w:date="2026-09-22T06:56:59Z"/>
            </w:rPr>
          </w:pPr>
          <w:sdt>
            <w:sdtPr>
              <w:id w:val="-149743674"/>
              <w:tag w:val="goog_rdk_1076"/>
            </w:sdtPr>
            <w:sdtContent>
              <w:ins w:author="Rossi Rossi" w:id="18" w:date="2026-09-22T06:56:59Z"/>
              <w:sdt>
                <w:sdtPr>
                  <w:id w:val="-1135519869"/>
                  <w:tag w:val="goog_rdk_107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.build();</w:t>
                    </w:r>
                  </w:ins>
                </w:sdtContent>
              </w:sdt>
              <w:ins w:author="Rossi Rossi" w:id="18" w:date="2026-09-22T06:56:59Z"/>
            </w:sdtContent>
          </w:sdt>
        </w:p>
      </w:sdtContent>
    </w:sdt>
    <w:sdt>
      <w:sdtPr>
        <w:id w:val="1042077088"/>
        <w:tag w:val="goog_rdk_1081"/>
      </w:sdtPr>
      <w:sdtContent>
        <w:p w:rsidR="00000000" w:rsidDel="00000000" w:rsidP="00000000" w:rsidRDefault="00000000" w:rsidRPr="00000000" w14:paraId="00000176">
          <w:pPr>
            <w:numPr>
              <w:ilvl w:val="1"/>
              <w:numId w:val="6"/>
            </w:numPr>
            <w:ind w:left="502" w:hanging="360"/>
            <w:rPr>
              <w:ins w:author="Rossi Rossi" w:id="18" w:date="2026-09-22T06:56:59Z"/>
            </w:rPr>
          </w:pPr>
          <w:sdt>
            <w:sdtPr>
              <w:id w:val="-1800419368"/>
              <w:tag w:val="goog_rdk_1079"/>
            </w:sdtPr>
            <w:sdtContent>
              <w:ins w:author="Rossi Rossi" w:id="18" w:date="2026-09-22T06:56:59Z"/>
              <w:sdt>
                <w:sdtPr>
                  <w:id w:val="1678347194"/>
                  <w:tag w:val="goog_rdk_108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66000453"/>
        <w:tag w:val="goog_rdk_1084"/>
      </w:sdtPr>
      <w:sdtContent>
        <w:p w:rsidR="00000000" w:rsidDel="00000000" w:rsidP="00000000" w:rsidRDefault="00000000" w:rsidRPr="00000000" w14:paraId="00000177">
          <w:pPr>
            <w:numPr>
              <w:ilvl w:val="1"/>
              <w:numId w:val="6"/>
            </w:numPr>
            <w:ind w:left="502" w:hanging="360"/>
            <w:rPr>
              <w:ins w:author="Rossi Rossi" w:id="18" w:date="2026-09-22T06:56:59Z"/>
            </w:rPr>
          </w:pPr>
          <w:sdt>
            <w:sdtPr>
              <w:id w:val="115430408"/>
              <w:tag w:val="goog_rdk_1082"/>
            </w:sdtPr>
            <w:sdtContent>
              <w:ins w:author="Rossi Rossi" w:id="18" w:date="2026-09-22T06:56:59Z"/>
              <w:sdt>
                <w:sdtPr>
                  <w:id w:val="1440569082"/>
                  <w:tag w:val="goog_rdk_108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Interaction interaction =</w:t>
                    </w:r>
                  </w:ins>
                </w:sdtContent>
              </w:sdt>
              <w:ins w:author="Rossi Rossi" w:id="18" w:date="2026-09-22T06:56:59Z"/>
            </w:sdtContent>
          </w:sdt>
        </w:p>
      </w:sdtContent>
    </w:sdt>
    <w:sdt>
      <w:sdtPr>
        <w:id w:val="172739153"/>
        <w:tag w:val="goog_rdk_1087"/>
      </w:sdtPr>
      <w:sdtContent>
        <w:p w:rsidR="00000000" w:rsidDel="00000000" w:rsidP="00000000" w:rsidRDefault="00000000" w:rsidRPr="00000000" w14:paraId="00000178">
          <w:pPr>
            <w:numPr>
              <w:ilvl w:val="1"/>
              <w:numId w:val="6"/>
            </w:numPr>
            <w:ind w:left="502" w:hanging="360"/>
            <w:rPr>
              <w:ins w:author="Rossi Rossi" w:id="18" w:date="2026-09-22T06:56:59Z"/>
            </w:rPr>
          </w:pPr>
          <w:sdt>
            <w:sdtPr>
              <w:id w:val="2096923728"/>
              <w:tag w:val="goog_rdk_1085"/>
            </w:sdtPr>
            <w:sdtContent>
              <w:ins w:author="Rossi Rossi" w:id="18" w:date="2026-09-22T06:56:59Z"/>
              <w:sdt>
                <w:sdtPr>
                  <w:id w:val="1128875366"/>
                  <w:tag w:val="goog_rdk_108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client.interactions.create(CreateInteractionRequestBody.of(params)).interaction().get();</w:t>
                    </w:r>
                  </w:ins>
                </w:sdtContent>
              </w:sdt>
              <w:ins w:author="Rossi Rossi" w:id="18" w:date="2026-09-22T06:56:59Z"/>
            </w:sdtContent>
          </w:sdt>
        </w:p>
      </w:sdtContent>
    </w:sdt>
    <w:sdt>
      <w:sdtPr>
        <w:id w:val="834047101"/>
        <w:tag w:val="goog_rdk_1090"/>
      </w:sdtPr>
      <w:sdtContent>
        <w:p w:rsidR="00000000" w:rsidDel="00000000" w:rsidP="00000000" w:rsidRDefault="00000000" w:rsidRPr="00000000" w14:paraId="00000179">
          <w:pPr>
            <w:numPr>
              <w:ilvl w:val="1"/>
              <w:numId w:val="6"/>
            </w:numPr>
            <w:ind w:left="502" w:hanging="360"/>
            <w:rPr>
              <w:ins w:author="Rossi Rossi" w:id="18" w:date="2026-09-22T06:56:59Z"/>
            </w:rPr>
          </w:pPr>
          <w:sdt>
            <w:sdtPr>
              <w:id w:val="-936056420"/>
              <w:tag w:val="goog_rdk_1088"/>
            </w:sdtPr>
            <w:sdtContent>
              <w:ins w:author="Rossi Rossi" w:id="18" w:date="2026-09-22T06:56:59Z"/>
              <w:sdt>
                <w:sdtPr>
                  <w:id w:val="-2020677988"/>
                  <w:tag w:val="goog_rdk_108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73809432"/>
        <w:tag w:val="goog_rdk_1093"/>
      </w:sdtPr>
      <w:sdtContent>
        <w:p w:rsidR="00000000" w:rsidDel="00000000" w:rsidP="00000000" w:rsidRDefault="00000000" w:rsidRPr="00000000" w14:paraId="0000017A">
          <w:pPr>
            <w:numPr>
              <w:ilvl w:val="1"/>
              <w:numId w:val="6"/>
            </w:numPr>
            <w:ind w:left="502" w:hanging="360"/>
            <w:rPr>
              <w:ins w:author="Rossi Rossi" w:id="18" w:date="2026-09-22T06:56:59Z"/>
            </w:rPr>
          </w:pPr>
          <w:sdt>
            <w:sdtPr>
              <w:id w:val="-1518166994"/>
              <w:tag w:val="goog_rdk_1091"/>
            </w:sdtPr>
            <w:sdtContent>
              <w:ins w:author="Rossi Rossi" w:id="18" w:date="2026-09-22T06:56:59Z"/>
              <w:sdt>
                <w:sdtPr>
                  <w:id w:val="541859438"/>
                  <w:tag w:val="goog_rdk_109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System.out.println(interaction.outputText().orElse(""));</w:t>
                    </w:r>
                  </w:ins>
                </w:sdtContent>
              </w:sdt>
              <w:ins w:author="Rossi Rossi" w:id="18" w:date="2026-09-22T06:56:59Z"/>
            </w:sdtContent>
          </w:sdt>
        </w:p>
      </w:sdtContent>
    </w:sdt>
    <w:sdt>
      <w:sdtPr>
        <w:id w:val="761532918"/>
        <w:tag w:val="goog_rdk_1096"/>
      </w:sdtPr>
      <w:sdtContent>
        <w:p w:rsidR="00000000" w:rsidDel="00000000" w:rsidP="00000000" w:rsidRDefault="00000000" w:rsidRPr="00000000" w14:paraId="0000017B">
          <w:pPr>
            <w:numPr>
              <w:ilvl w:val="1"/>
              <w:numId w:val="6"/>
            </w:numPr>
            <w:ind w:left="502" w:hanging="360"/>
            <w:rPr>
              <w:ins w:author="Rossi Rossi" w:id="18" w:date="2026-09-22T06:56:59Z"/>
            </w:rPr>
          </w:pPr>
          <w:sdt>
            <w:sdtPr>
              <w:id w:val="-1294793000"/>
              <w:tag w:val="goog_rdk_1094"/>
            </w:sdtPr>
            <w:sdtContent>
              <w:ins w:author="Rossi Rossi" w:id="18" w:date="2026-09-22T06:56:59Z"/>
              <w:sdt>
                <w:sdtPr>
                  <w:id w:val="-696515399"/>
                  <w:tag w:val="goog_rdk_109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5199772"/>
        <w:tag w:val="goog_rdk_1099"/>
      </w:sdtPr>
      <w:sdtContent>
        <w:p w:rsidR="00000000" w:rsidDel="00000000" w:rsidP="00000000" w:rsidRDefault="00000000" w:rsidRPr="00000000" w14:paraId="0000017C">
          <w:pPr>
            <w:numPr>
              <w:ilvl w:val="1"/>
              <w:numId w:val="6"/>
            </w:numPr>
            <w:ind w:left="502" w:hanging="360"/>
            <w:rPr>
              <w:ins w:author="Rossi Rossi" w:id="18" w:date="2026-09-22T06:56:59Z"/>
            </w:rPr>
          </w:pPr>
          <w:sdt>
            <w:sdtPr>
              <w:id w:val="1742128258"/>
              <w:tag w:val="goog_rdk_1097"/>
            </w:sdtPr>
            <w:sdtContent>
              <w:ins w:author="Rossi Rossi" w:id="18" w:date="2026-09-22T06:56:59Z"/>
              <w:sdt>
                <w:sdtPr>
                  <w:id w:val="92493696"/>
                  <w:tag w:val="goog_rdk_109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RESTTo use the Gemini API, you must authenticate your requests. You can</w:t>
                    </w:r>
                  </w:ins>
                </w:sdtContent>
              </w:sdt>
              <w:ins w:author="Rossi Rossi" w:id="18" w:date="2026-09-22T06:56:59Z"/>
            </w:sdtContent>
          </w:sdt>
        </w:p>
      </w:sdtContent>
    </w:sdt>
    <w:sdt>
      <w:sdtPr>
        <w:id w:val="1312850124"/>
        <w:tag w:val="goog_rdk_1102"/>
      </w:sdtPr>
      <w:sdtContent>
        <w:p w:rsidR="00000000" w:rsidDel="00000000" w:rsidP="00000000" w:rsidRDefault="00000000" w:rsidRPr="00000000" w14:paraId="0000017D">
          <w:pPr>
            <w:numPr>
              <w:ilvl w:val="1"/>
              <w:numId w:val="6"/>
            </w:numPr>
            <w:ind w:left="502" w:hanging="360"/>
            <w:rPr>
              <w:ins w:author="Rossi Rossi" w:id="18" w:date="2026-09-22T06:56:59Z"/>
            </w:rPr>
          </w:pPr>
          <w:sdt>
            <w:sdtPr>
              <w:id w:val="1660849072"/>
              <w:tag w:val="goog_rdk_1100"/>
            </w:sdtPr>
            <w:sdtContent>
              <w:ins w:author="Rossi Rossi" w:id="18" w:date="2026-09-22T06:56:59Z"/>
              <w:sdt>
                <w:sdtPr>
                  <w:id w:val="-1070958159"/>
                  <w:tag w:val="goog_rdk_110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authenticate using a standard or authorization API key.</w:t>
                    </w:r>
                  </w:ins>
                </w:sdtContent>
              </w:sdt>
              <w:ins w:author="Rossi Rossi" w:id="18" w:date="2026-09-22T06:56:59Z"/>
            </w:sdtContent>
          </w:sdt>
        </w:p>
      </w:sdtContent>
    </w:sdt>
    <w:sdt>
      <w:sdtPr>
        <w:id w:val="497315840"/>
        <w:tag w:val="goog_rdk_1105"/>
      </w:sdtPr>
      <w:sdtContent>
        <w:p w:rsidR="00000000" w:rsidDel="00000000" w:rsidP="00000000" w:rsidRDefault="00000000" w:rsidRPr="00000000" w14:paraId="0000017E">
          <w:pPr>
            <w:numPr>
              <w:ilvl w:val="1"/>
              <w:numId w:val="6"/>
            </w:numPr>
            <w:ind w:left="502" w:hanging="360"/>
            <w:rPr>
              <w:ins w:author="Rossi Rossi" w:id="18" w:date="2026-09-22T06:56:59Z"/>
            </w:rPr>
          </w:pPr>
          <w:sdt>
            <w:sdtPr>
              <w:id w:val="460925740"/>
              <w:tag w:val="goog_rdk_1103"/>
            </w:sdtPr>
            <w:sdtContent>
              <w:ins w:author="Rossi Rossi" w:id="18" w:date="2026-09-22T06:56:59Z"/>
              <w:sdt>
                <w:sdtPr>
                  <w:id w:val="1839662268"/>
                  <w:tag w:val="goog_rdk_110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96526753"/>
        <w:tag w:val="goog_rdk_1108"/>
      </w:sdtPr>
      <w:sdtContent>
        <w:p w:rsidR="00000000" w:rsidDel="00000000" w:rsidP="00000000" w:rsidRDefault="00000000" w:rsidRPr="00000000" w14:paraId="0000017F">
          <w:pPr>
            <w:numPr>
              <w:ilvl w:val="1"/>
              <w:numId w:val="6"/>
            </w:numPr>
            <w:ind w:left="502" w:hanging="360"/>
            <w:rPr>
              <w:ins w:author="Rossi Rossi" w:id="18" w:date="2026-09-22T06:56:59Z"/>
            </w:rPr>
          </w:pPr>
          <w:sdt>
            <w:sdtPr>
              <w:id w:val="-1857775875"/>
              <w:tag w:val="goog_rdk_1106"/>
            </w:sdtPr>
            <w:sdtContent>
              <w:ins w:author="Rossi Rossi" w:id="18" w:date="2026-09-22T06:56:59Z"/>
              <w:sdt>
                <w:sdtPr>
                  <w:id w:val="1528227848"/>
                  <w:tag w:val="goog_rdk_110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[Create or view a Gemini API Key](https://aistudio.google.com/apikey)</w:t>
                    </w:r>
                  </w:ins>
                </w:sdtContent>
              </w:sdt>
              <w:ins w:author="Rossi Rossi" w:id="18" w:date="2026-09-22T06:56:59Z"/>
            </w:sdtContent>
          </w:sdt>
        </w:p>
      </w:sdtContent>
    </w:sdt>
    <w:sdt>
      <w:sdtPr>
        <w:id w:val="-1778612243"/>
        <w:tag w:val="goog_rdk_1111"/>
      </w:sdtPr>
      <w:sdtContent>
        <w:p w:rsidR="00000000" w:rsidDel="00000000" w:rsidP="00000000" w:rsidRDefault="00000000" w:rsidRPr="00000000" w14:paraId="00000180">
          <w:pPr>
            <w:numPr>
              <w:ilvl w:val="1"/>
              <w:numId w:val="6"/>
            </w:numPr>
            <w:ind w:left="502" w:hanging="360"/>
            <w:rPr>
              <w:ins w:author="Rossi Rossi" w:id="18" w:date="2026-09-22T06:56:59Z"/>
            </w:rPr>
          </w:pPr>
          <w:sdt>
            <w:sdtPr>
              <w:id w:val="-459012834"/>
              <w:tag w:val="goog_rdk_1109"/>
            </w:sdtPr>
            <w:sdtContent>
              <w:ins w:author="Rossi Rossi" w:id="18" w:date="2026-09-22T06:56:59Z"/>
              <w:sdt>
                <w:sdtPr>
                  <w:id w:val="672078640"/>
                  <w:tag w:val="goog_rdk_111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121543682"/>
        <w:tag w:val="goog_rdk_1114"/>
      </w:sdtPr>
      <w:sdtContent>
        <w:p w:rsidR="00000000" w:rsidDel="00000000" w:rsidP="00000000" w:rsidRDefault="00000000" w:rsidRPr="00000000" w14:paraId="00000181">
          <w:pPr>
            <w:numPr>
              <w:ilvl w:val="1"/>
              <w:numId w:val="6"/>
            </w:numPr>
            <w:ind w:left="502" w:hanging="360"/>
            <w:rPr>
              <w:ins w:author="Rossi Rossi" w:id="18" w:date="2026-09-22T06:56:59Z"/>
            </w:rPr>
          </w:pPr>
          <w:sdt>
            <w:sdtPr>
              <w:id w:val="-695396108"/>
              <w:tag w:val="goog_rdk_1112"/>
            </w:sdtPr>
            <w:sdtContent>
              <w:ins w:author="Rossi Rossi" w:id="18" w:date="2026-09-22T06:56:59Z"/>
              <w:sdt>
                <w:sdtPr>
                  <w:id w:val="1730141418"/>
                  <w:tag w:val="goog_rdk_111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API key types: standard versus authorization</w:t>
                    </w:r>
                  </w:ins>
                </w:sdtContent>
              </w:sdt>
              <w:ins w:author="Rossi Rossi" w:id="18" w:date="2026-09-22T06:56:59Z"/>
            </w:sdtContent>
          </w:sdt>
        </w:p>
      </w:sdtContent>
    </w:sdt>
    <w:sdt>
      <w:sdtPr>
        <w:id w:val="26891891"/>
        <w:tag w:val="goog_rdk_1117"/>
      </w:sdtPr>
      <w:sdtContent>
        <w:p w:rsidR="00000000" w:rsidDel="00000000" w:rsidP="00000000" w:rsidRDefault="00000000" w:rsidRPr="00000000" w14:paraId="00000182">
          <w:pPr>
            <w:numPr>
              <w:ilvl w:val="1"/>
              <w:numId w:val="6"/>
            </w:numPr>
            <w:ind w:left="502" w:hanging="360"/>
            <w:rPr>
              <w:ins w:author="Rossi Rossi" w:id="18" w:date="2026-09-22T06:56:59Z"/>
            </w:rPr>
          </w:pPr>
          <w:sdt>
            <w:sdtPr>
              <w:id w:val="333324395"/>
              <w:tag w:val="goog_rdk_1115"/>
            </w:sdtPr>
            <w:sdtContent>
              <w:ins w:author="Rossi Rossi" w:id="18" w:date="2026-09-22T06:56:59Z"/>
              <w:sdt>
                <w:sdtPr>
                  <w:id w:val="1165001589"/>
                  <w:tag w:val="goog_rdk_111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13764588"/>
        <w:tag w:val="goog_rdk_1120"/>
      </w:sdtPr>
      <w:sdtContent>
        <w:p w:rsidR="00000000" w:rsidDel="00000000" w:rsidP="00000000" w:rsidRDefault="00000000" w:rsidRPr="00000000" w14:paraId="00000183">
          <w:pPr>
            <w:numPr>
              <w:ilvl w:val="1"/>
              <w:numId w:val="6"/>
            </w:numPr>
            <w:ind w:left="502" w:hanging="360"/>
            <w:rPr>
              <w:ins w:author="Rossi Rossi" w:id="18" w:date="2026-09-22T06:56:59Z"/>
            </w:rPr>
          </w:pPr>
          <w:sdt>
            <w:sdtPr>
              <w:id w:val="-714121012"/>
              <w:tag w:val="goog_rdk_1118"/>
            </w:sdtPr>
            <w:sdtContent>
              <w:ins w:author="Rossi Rossi" w:id="18" w:date="2026-09-22T06:56:59Z"/>
              <w:sdt>
                <w:sdtPr>
                  <w:id w:val="-1898651959"/>
                  <w:tag w:val="goog_rdk_111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API keys provide access to the Gemini API, but their security characteristics</w:t>
                    </w:r>
                  </w:ins>
                </w:sdtContent>
              </w:sdt>
              <w:ins w:author="Rossi Rossi" w:id="18" w:date="2026-09-22T06:56:59Z"/>
            </w:sdtContent>
          </w:sdt>
        </w:p>
      </w:sdtContent>
    </w:sdt>
    <w:sdt>
      <w:sdtPr>
        <w:id w:val="1794738491"/>
        <w:tag w:val="goog_rdk_1123"/>
      </w:sdtPr>
      <w:sdtContent>
        <w:p w:rsidR="00000000" w:rsidDel="00000000" w:rsidP="00000000" w:rsidRDefault="00000000" w:rsidRPr="00000000" w14:paraId="00000184">
          <w:pPr>
            <w:numPr>
              <w:ilvl w:val="1"/>
              <w:numId w:val="6"/>
            </w:numPr>
            <w:ind w:left="502" w:hanging="360"/>
            <w:rPr>
              <w:ins w:author="Rossi Rossi" w:id="18" w:date="2026-09-22T06:56:59Z"/>
            </w:rPr>
          </w:pPr>
          <w:sdt>
            <w:sdtPr>
              <w:id w:val="-816745671"/>
              <w:tag w:val="goog_rdk_1121"/>
            </w:sdtPr>
            <w:sdtContent>
              <w:ins w:author="Rossi Rossi" w:id="18" w:date="2026-09-22T06:56:59Z"/>
              <w:sdt>
                <w:sdtPr>
                  <w:id w:val="-302110824"/>
                  <w:tag w:val="goog_rdk_112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differ. The Gemini API is transitioning from standard API keys to authorization</w:t>
                    </w:r>
                  </w:ins>
                </w:sdtContent>
              </w:sdt>
              <w:ins w:author="Rossi Rossi" w:id="18" w:date="2026-09-22T06:56:59Z"/>
            </w:sdtContent>
          </w:sdt>
        </w:p>
      </w:sdtContent>
    </w:sdt>
    <w:sdt>
      <w:sdtPr>
        <w:id w:val="1765621780"/>
        <w:tag w:val="goog_rdk_1126"/>
      </w:sdtPr>
      <w:sdtContent>
        <w:p w:rsidR="00000000" w:rsidDel="00000000" w:rsidP="00000000" w:rsidRDefault="00000000" w:rsidRPr="00000000" w14:paraId="00000185">
          <w:pPr>
            <w:numPr>
              <w:ilvl w:val="1"/>
              <w:numId w:val="6"/>
            </w:numPr>
            <w:ind w:left="502" w:hanging="360"/>
            <w:rPr>
              <w:ins w:author="Rossi Rossi" w:id="18" w:date="2026-09-22T06:56:59Z"/>
            </w:rPr>
          </w:pPr>
          <w:sdt>
            <w:sdtPr>
              <w:id w:val="-1580552208"/>
              <w:tag w:val="goog_rdk_1124"/>
            </w:sdtPr>
            <w:sdtContent>
              <w:ins w:author="Rossi Rossi" w:id="18" w:date="2026-09-22T06:56:59Z"/>
              <w:sdt>
                <w:sdtPr>
                  <w:id w:val="-626425917"/>
                  <w:tag w:val="goog_rdk_112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keys to improve security:</w:t>
                    </w:r>
                  </w:ins>
                </w:sdtContent>
              </w:sdt>
              <w:ins w:author="Rossi Rossi" w:id="18" w:date="2026-09-22T06:56:59Z"/>
            </w:sdtContent>
          </w:sdt>
        </w:p>
      </w:sdtContent>
    </w:sdt>
    <w:sdt>
      <w:sdtPr>
        <w:id w:val="1536148405"/>
        <w:tag w:val="goog_rdk_1129"/>
      </w:sdtPr>
      <w:sdtContent>
        <w:p w:rsidR="00000000" w:rsidDel="00000000" w:rsidP="00000000" w:rsidRDefault="00000000" w:rsidRPr="00000000" w14:paraId="00000186">
          <w:pPr>
            <w:numPr>
              <w:ilvl w:val="1"/>
              <w:numId w:val="6"/>
            </w:numPr>
            <w:ind w:left="502" w:hanging="360"/>
            <w:rPr>
              <w:ins w:author="Rossi Rossi" w:id="18" w:date="2026-09-22T06:56:59Z"/>
            </w:rPr>
          </w:pPr>
          <w:sdt>
            <w:sdtPr>
              <w:id w:val="-18502667"/>
              <w:tag w:val="goog_rdk_1127"/>
            </w:sdtPr>
            <w:sdtContent>
              <w:ins w:author="Rossi Rossi" w:id="18" w:date="2026-09-22T06:56:59Z"/>
              <w:sdt>
                <w:sdtPr>
                  <w:id w:val="1106117645"/>
                  <w:tag w:val="goog_rdk_112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09562335"/>
        <w:tag w:val="goog_rdk_1132"/>
      </w:sdtPr>
      <w:sdtContent>
        <w:p w:rsidR="00000000" w:rsidDel="00000000" w:rsidP="00000000" w:rsidRDefault="00000000" w:rsidRPr="00000000" w14:paraId="00000187">
          <w:pPr>
            <w:numPr>
              <w:ilvl w:val="1"/>
              <w:numId w:val="6"/>
            </w:numPr>
            <w:ind w:left="502" w:hanging="360"/>
            <w:rPr>
              <w:ins w:author="Rossi Rossi" w:id="18" w:date="2026-09-22T06:56:59Z"/>
            </w:rPr>
          </w:pPr>
          <w:sdt>
            <w:sdtPr>
              <w:id w:val="2141373898"/>
              <w:tag w:val="goog_rdk_1130"/>
            </w:sdtPr>
            <w:sdtContent>
              <w:ins w:author="Rossi Rossi" w:id="18" w:date="2026-09-22T06:56:59Z"/>
              <w:sdt>
                <w:sdtPr>
                  <w:id w:val="-1760793775"/>
                  <w:tag w:val="goog_rdk_113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**Standard API keys**: Associate requests with a Google Cloud project for billing and quota purposes. Standard keys don't identify a caller, which limits the granularity of permissions and access control they can support.</w:t>
                    </w:r>
                  </w:ins>
                </w:sdtContent>
              </w:sdt>
              <w:ins w:author="Rossi Rossi" w:id="18" w:date="2026-09-22T06:56:59Z"/>
            </w:sdtContent>
          </w:sdt>
        </w:p>
      </w:sdtContent>
    </w:sdt>
    <w:sdt>
      <w:sdtPr>
        <w:id w:val="590786424"/>
        <w:tag w:val="goog_rdk_1135"/>
      </w:sdtPr>
      <w:sdtContent>
        <w:p w:rsidR="00000000" w:rsidDel="00000000" w:rsidP="00000000" w:rsidRDefault="00000000" w:rsidRPr="00000000" w14:paraId="00000188">
          <w:pPr>
            <w:numPr>
              <w:ilvl w:val="1"/>
              <w:numId w:val="6"/>
            </w:numPr>
            <w:ind w:left="502" w:hanging="360"/>
            <w:rPr>
              <w:ins w:author="Rossi Rossi" w:id="18" w:date="2026-09-22T06:56:59Z"/>
            </w:rPr>
          </w:pPr>
          <w:sdt>
            <w:sdtPr>
              <w:id w:val="-1273052891"/>
              <w:tag w:val="goog_rdk_1133"/>
            </w:sdtPr>
            <w:sdtContent>
              <w:ins w:author="Rossi Rossi" w:id="18" w:date="2026-09-22T06:56:59Z"/>
              <w:sdt>
                <w:sdtPr>
                  <w:id w:val="-1520289895"/>
                  <w:tag w:val="goog_rdk_113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**Authorization (auth) keys**: Bound directly to a Google Cloud service account. When you use an authorization key, your requests are processed under the identity of that bound service account, enabling granular access control. Authorization keys are restricted to the Generative Language API (Gemini API) by default and provide fast-acting leaked key enforcement that quickly stops the usage of leaked keys detected by our systems.</w:t>
                    </w:r>
                  </w:ins>
                </w:sdtContent>
              </w:sdt>
              <w:ins w:author="Rossi Rossi" w:id="18" w:date="2026-09-22T06:56:59Z"/>
            </w:sdtContent>
          </w:sdt>
        </w:p>
      </w:sdtContent>
    </w:sdt>
    <w:sdt>
      <w:sdtPr>
        <w:id w:val="1436532651"/>
        <w:tag w:val="goog_rdk_1138"/>
      </w:sdtPr>
      <w:sdtContent>
        <w:p w:rsidR="00000000" w:rsidDel="00000000" w:rsidP="00000000" w:rsidRDefault="00000000" w:rsidRPr="00000000" w14:paraId="00000189">
          <w:pPr>
            <w:numPr>
              <w:ilvl w:val="1"/>
              <w:numId w:val="6"/>
            </w:numPr>
            <w:ind w:left="502" w:hanging="360"/>
            <w:rPr>
              <w:ins w:author="Rossi Rossi" w:id="18" w:date="2026-09-22T06:56:59Z"/>
            </w:rPr>
          </w:pPr>
          <w:sdt>
            <w:sdtPr>
              <w:id w:val="1379955617"/>
              <w:tag w:val="goog_rdk_1136"/>
            </w:sdtPr>
            <w:sdtContent>
              <w:ins w:author="Rossi Rossi" w:id="18" w:date="2026-09-22T06:56:59Z"/>
              <w:sdt>
                <w:sdtPr>
                  <w:id w:val="778204986"/>
                  <w:tag w:val="goog_rdk_113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38685464"/>
        <w:tag w:val="goog_rdk_1141"/>
      </w:sdtPr>
      <w:sdtContent>
        <w:p w:rsidR="00000000" w:rsidDel="00000000" w:rsidP="00000000" w:rsidRDefault="00000000" w:rsidRPr="00000000" w14:paraId="0000018A">
          <w:pPr>
            <w:numPr>
              <w:ilvl w:val="1"/>
              <w:numId w:val="6"/>
            </w:numPr>
            <w:ind w:left="502" w:hanging="360"/>
            <w:rPr>
              <w:ins w:author="Rossi Rossi" w:id="18" w:date="2026-09-22T06:56:59Z"/>
            </w:rPr>
          </w:pPr>
          <w:sdt>
            <w:sdtPr>
              <w:id w:val="-2034269784"/>
              <w:tag w:val="goog_rdk_1139"/>
            </w:sdtPr>
            <w:sdtContent>
              <w:ins w:author="Rossi Rossi" w:id="18" w:date="2026-09-22T06:56:59Z"/>
              <w:sdt>
                <w:sdtPr>
                  <w:id w:val="414585702"/>
                  <w:tag w:val="goog_rdk_114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To ensure secure usage, Gemini API will move from standard keys to auth keys:</w:t>
                    </w:r>
                  </w:ins>
                </w:sdtContent>
              </w:sdt>
              <w:ins w:author="Rossi Rossi" w:id="18" w:date="2026-09-22T06:56:59Z"/>
            </w:sdtContent>
          </w:sdt>
        </w:p>
      </w:sdtContent>
    </w:sdt>
    <w:sdt>
      <w:sdtPr>
        <w:id w:val="910776649"/>
        <w:tag w:val="goog_rdk_1144"/>
      </w:sdtPr>
      <w:sdtContent>
        <w:p w:rsidR="00000000" w:rsidDel="00000000" w:rsidP="00000000" w:rsidRDefault="00000000" w:rsidRPr="00000000" w14:paraId="0000018B">
          <w:pPr>
            <w:numPr>
              <w:ilvl w:val="1"/>
              <w:numId w:val="6"/>
            </w:numPr>
            <w:ind w:left="502" w:hanging="360"/>
            <w:rPr>
              <w:ins w:author="Rossi Rossi" w:id="18" w:date="2026-09-22T06:56:59Z"/>
            </w:rPr>
          </w:pPr>
          <w:sdt>
            <w:sdtPr>
              <w:id w:val="1419127346"/>
              <w:tag w:val="goog_rdk_1142"/>
            </w:sdtPr>
            <w:sdtContent>
              <w:ins w:author="Rossi Rossi" w:id="18" w:date="2026-09-22T06:56:59Z"/>
              <w:sdt>
                <w:sdtPr>
                  <w:id w:val="-1209683096"/>
                  <w:tag w:val="goog_rdk_114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64237162"/>
        <w:tag w:val="goog_rdk_1147"/>
      </w:sdtPr>
      <w:sdtContent>
        <w:p w:rsidR="00000000" w:rsidDel="00000000" w:rsidP="00000000" w:rsidRDefault="00000000" w:rsidRPr="00000000" w14:paraId="0000018C">
          <w:pPr>
            <w:numPr>
              <w:ilvl w:val="1"/>
              <w:numId w:val="6"/>
            </w:numPr>
            <w:ind w:left="502" w:hanging="360"/>
            <w:rPr>
              <w:ins w:author="Rossi Rossi" w:id="18" w:date="2026-09-22T06:56:59Z"/>
            </w:rPr>
          </w:pPr>
          <w:sdt>
            <w:sdtPr>
              <w:id w:val="-1624234927"/>
              <w:tag w:val="goog_rdk_1145"/>
            </w:sdtPr>
            <w:sdtContent>
              <w:ins w:author="Rossi Rossi" w:id="18" w:date="2026-09-22T06:56:59Z"/>
              <w:sdt>
                <w:sdtPr>
                  <w:id w:val="2117020277"/>
                  <w:tag w:val="goog_rdk_114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**Auth keys default**: Starting May 28, 2026, all new API keys created in Google AI Studio are automatically created as auth keys.</w:t>
                    </w:r>
                  </w:ins>
                </w:sdtContent>
              </w:sdt>
              <w:ins w:author="Rossi Rossi" w:id="18" w:date="2026-09-22T06:56:59Z"/>
            </w:sdtContent>
          </w:sdt>
        </w:p>
      </w:sdtContent>
    </w:sdt>
    <w:sdt>
      <w:sdtPr>
        <w:id w:val="1592936841"/>
        <w:tag w:val="goog_rdk_1150"/>
      </w:sdtPr>
      <w:sdtContent>
        <w:p w:rsidR="00000000" w:rsidDel="00000000" w:rsidP="00000000" w:rsidRDefault="00000000" w:rsidRPr="00000000" w14:paraId="0000018D">
          <w:pPr>
            <w:numPr>
              <w:ilvl w:val="1"/>
              <w:numId w:val="6"/>
            </w:numPr>
            <w:ind w:left="502" w:hanging="360"/>
            <w:rPr>
              <w:ins w:author="Rossi Rossi" w:id="18" w:date="2026-09-22T06:56:59Z"/>
            </w:rPr>
          </w:pPr>
          <w:sdt>
            <w:sdtPr>
              <w:id w:val="-202863921"/>
              <w:tag w:val="goog_rdk_1148"/>
            </w:sdtPr>
            <w:sdtContent>
              <w:ins w:author="Rossi Rossi" w:id="18" w:date="2026-09-22T06:56:59Z"/>
              <w:sdt>
                <w:sdtPr>
                  <w:id w:val="1013480030"/>
                  <w:tag w:val="goog_rdk_114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**Unrestricted keys rejected** : The Gemini API rejects requests from **unrestricted standard keys**. Standard API keys that have explicit restrictions applied continue to work. This restriction prevents the unauthorized use of keys that might be shared publicly or linked to other services.</w:t>
                    </w:r>
                  </w:ins>
                </w:sdtContent>
              </w:sdt>
              <w:ins w:author="Rossi Rossi" w:id="18" w:date="2026-09-22T06:56:59Z"/>
            </w:sdtContent>
          </w:sdt>
        </w:p>
      </w:sdtContent>
    </w:sdt>
    <w:sdt>
      <w:sdtPr>
        <w:id w:val="9432153"/>
        <w:tag w:val="goog_rdk_1153"/>
      </w:sdtPr>
      <w:sdtContent>
        <w:p w:rsidR="00000000" w:rsidDel="00000000" w:rsidP="00000000" w:rsidRDefault="00000000" w:rsidRPr="00000000" w14:paraId="0000018E">
          <w:pPr>
            <w:numPr>
              <w:ilvl w:val="1"/>
              <w:numId w:val="6"/>
            </w:numPr>
            <w:ind w:left="502" w:hanging="360"/>
            <w:rPr>
              <w:ins w:author="Rossi Rossi" w:id="18" w:date="2026-09-22T06:56:59Z"/>
            </w:rPr>
          </w:pPr>
          <w:sdt>
            <w:sdtPr>
              <w:id w:val="1739118786"/>
              <w:tag w:val="goog_rdk_1151"/>
            </w:sdtPr>
            <w:sdtContent>
              <w:ins w:author="Rossi Rossi" w:id="18" w:date="2026-09-22T06:56:59Z"/>
              <w:sdt>
                <w:sdtPr>
                  <w:id w:val="-300785037"/>
                  <w:tag w:val="goog_rdk_115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**On September 2026** : the Gemini API will reject requests from **standard</w:t>
                    </w:r>
                  </w:ins>
                </w:sdtContent>
              </w:sdt>
              <w:ins w:author="Rossi Rossi" w:id="18" w:date="2026-09-22T06:56:59Z"/>
            </w:sdtContent>
          </w:sdt>
        </w:p>
      </w:sdtContent>
    </w:sdt>
    <w:sdt>
      <w:sdtPr>
        <w:id w:val="-612676158"/>
        <w:tag w:val="goog_rdk_1156"/>
      </w:sdtPr>
      <w:sdtContent>
        <w:p w:rsidR="00000000" w:rsidDel="00000000" w:rsidP="00000000" w:rsidRDefault="00000000" w:rsidRPr="00000000" w14:paraId="0000018F">
          <w:pPr>
            <w:numPr>
              <w:ilvl w:val="1"/>
              <w:numId w:val="6"/>
            </w:numPr>
            <w:ind w:left="502" w:hanging="360"/>
            <w:rPr>
              <w:ins w:author="Rossi Rossi" w:id="18" w:date="2026-09-22T06:56:59Z"/>
            </w:rPr>
          </w:pPr>
          <w:sdt>
            <w:sdtPr>
              <w:id w:val="-440731845"/>
              <w:tag w:val="goog_rdk_1154"/>
            </w:sdtPr>
            <w:sdtContent>
              <w:ins w:author="Rossi Rossi" w:id="18" w:date="2026-09-22T06:56:59Z"/>
              <w:sdt>
                <w:sdtPr>
                  <w:id w:val="-235110168"/>
                  <w:tag w:val="goog_rdk_115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keys** . You must [migrate to auth keys](https://ai.google.dev/gemini-api/docs/api-key#migrate-to-auth-key) before this date to avoid service interruption. Make sure to migrate to auth keys before September 2026.</w:t>
                    </w:r>
                  </w:ins>
                </w:sdtContent>
              </w:sdt>
              <w:ins w:author="Rossi Rossi" w:id="18" w:date="2026-09-22T06:56:59Z"/>
            </w:sdtContent>
          </w:sdt>
        </w:p>
      </w:sdtContent>
    </w:sdt>
    <w:sdt>
      <w:sdtPr>
        <w:id w:val="371912097"/>
        <w:tag w:val="goog_rdk_1159"/>
      </w:sdtPr>
      <w:sdtContent>
        <w:p w:rsidR="00000000" w:rsidDel="00000000" w:rsidP="00000000" w:rsidRDefault="00000000" w:rsidRPr="00000000" w14:paraId="00000190">
          <w:pPr>
            <w:numPr>
              <w:ilvl w:val="1"/>
              <w:numId w:val="6"/>
            </w:numPr>
            <w:ind w:left="502" w:hanging="360"/>
            <w:rPr>
              <w:ins w:author="Rossi Rossi" w:id="18" w:date="2026-09-22T06:56:59Z"/>
            </w:rPr>
          </w:pPr>
          <w:sdt>
            <w:sdtPr>
              <w:id w:val="488658657"/>
              <w:tag w:val="goog_rdk_1157"/>
            </w:sdtPr>
            <w:sdtContent>
              <w:ins w:author="Rossi Rossi" w:id="18" w:date="2026-09-22T06:56:59Z"/>
              <w:sdt>
                <w:sdtPr>
                  <w:id w:val="2048721699"/>
                  <w:tag w:val="goog_rdk_115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79111371"/>
        <w:tag w:val="goog_rdk_1162"/>
      </w:sdtPr>
      <w:sdtContent>
        <w:p w:rsidR="00000000" w:rsidDel="00000000" w:rsidP="00000000" w:rsidRDefault="00000000" w:rsidRPr="00000000" w14:paraId="00000191">
          <w:pPr>
            <w:numPr>
              <w:ilvl w:val="1"/>
              <w:numId w:val="6"/>
            </w:numPr>
            <w:ind w:left="502" w:hanging="360"/>
            <w:rPr>
              <w:ins w:author="Rossi Rossi" w:id="18" w:date="2026-09-22T06:56:59Z"/>
            </w:rPr>
          </w:pPr>
          <w:sdt>
            <w:sdtPr>
              <w:id w:val="-771743635"/>
              <w:tag w:val="goog_rdk_1160"/>
            </w:sdtPr>
            <w:sdtContent>
              <w:ins w:author="Rossi Rossi" w:id="18" w:date="2026-09-22T06:56:59Z"/>
              <w:sdt>
                <w:sdtPr>
                  <w:id w:val="-276961850"/>
                  <w:tag w:val="goog_rdk_116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w:t>
                    </w:r>
                  </w:ins>
                </w:sdtContent>
              </w:sdt>
              <w:ins w:author="Rossi Rossi" w:id="18" w:date="2026-09-22T06:56:59Z"/>
            </w:sdtContent>
          </w:sdt>
        </w:p>
      </w:sdtContent>
    </w:sdt>
    <w:sdt>
      <w:sdtPr>
        <w:id w:val="-297042100"/>
        <w:tag w:val="goog_rdk_1165"/>
      </w:sdtPr>
      <w:sdtContent>
        <w:p w:rsidR="00000000" w:rsidDel="00000000" w:rsidP="00000000" w:rsidRDefault="00000000" w:rsidRPr="00000000" w14:paraId="00000192">
          <w:pPr>
            <w:numPr>
              <w:ilvl w:val="1"/>
              <w:numId w:val="6"/>
            </w:numPr>
            <w:ind w:left="502" w:hanging="360"/>
            <w:rPr>
              <w:ins w:author="Rossi Rossi" w:id="18" w:date="2026-09-22T06:56:59Z"/>
            </w:rPr>
          </w:pPr>
          <w:sdt>
            <w:sdtPr>
              <w:id w:val="-1191285251"/>
              <w:tag w:val="goog_rdk_1163"/>
            </w:sdtPr>
            <w:sdtContent>
              <w:ins w:author="Rossi Rossi" w:id="18" w:date="2026-09-22T06:56:59Z"/>
              <w:sdt>
                <w:sdtPr>
                  <w:id w:val="23184914"/>
                  <w:tag w:val="goog_rdk_116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 Requests authenticated by authorization keys are not recorded in Google Cloud service account usage metrics.</w:t>
                    </w:r>
                  </w:ins>
                </w:sdtContent>
              </w:sdt>
              <w:ins w:author="Rossi Rossi" w:id="18" w:date="2026-09-22T06:56:59Z"/>
            </w:sdtContent>
          </w:sdt>
        </w:p>
      </w:sdtContent>
    </w:sdt>
    <w:sdt>
      <w:sdtPr>
        <w:id w:val="-279273310"/>
        <w:tag w:val="goog_rdk_1168"/>
      </w:sdtPr>
      <w:sdtContent>
        <w:p w:rsidR="00000000" w:rsidDel="00000000" w:rsidP="00000000" w:rsidRDefault="00000000" w:rsidRPr="00000000" w14:paraId="00000193">
          <w:pPr>
            <w:numPr>
              <w:ilvl w:val="1"/>
              <w:numId w:val="6"/>
            </w:numPr>
            <w:ind w:left="502" w:hanging="360"/>
            <w:rPr>
              <w:ins w:author="Rossi Rossi" w:id="18" w:date="2026-09-22T06:56:59Z"/>
            </w:rPr>
          </w:pPr>
          <w:sdt>
            <w:sdtPr>
              <w:id w:val="713988306"/>
              <w:tag w:val="goog_rdk_1166"/>
            </w:sdtPr>
            <w:sdtContent>
              <w:ins w:author="Rossi Rossi" w:id="18" w:date="2026-09-22T06:56:59Z"/>
              <w:sdt>
                <w:sdtPr>
                  <w:id w:val="419578379"/>
                  <w:tag w:val="goog_rdk_116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58133947"/>
        <w:tag w:val="goog_rdk_1171"/>
      </w:sdtPr>
      <w:sdtContent>
        <w:p w:rsidR="00000000" w:rsidDel="00000000" w:rsidP="00000000" w:rsidRDefault="00000000" w:rsidRPr="00000000" w14:paraId="00000194">
          <w:pPr>
            <w:numPr>
              <w:ilvl w:val="1"/>
              <w:numId w:val="6"/>
            </w:numPr>
            <w:ind w:left="502" w:hanging="360"/>
            <w:rPr>
              <w:ins w:author="Rossi Rossi" w:id="18" w:date="2026-09-22T06:56:59Z"/>
            </w:rPr>
          </w:pPr>
          <w:sdt>
            <w:sdtPr>
              <w:id w:val="-325937562"/>
              <w:tag w:val="goog_rdk_1169"/>
            </w:sdtPr>
            <w:sdtContent>
              <w:ins w:author="Rossi Rossi" w:id="18" w:date="2026-09-22T06:56:59Z"/>
              <w:sdt>
                <w:sdtPr>
                  <w:id w:val="-175511465"/>
                  <w:tag w:val="goog_rdk_117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Managing API keys in Google AI Studio</w:t>
                    </w:r>
                  </w:ins>
                </w:sdtContent>
              </w:sdt>
              <w:ins w:author="Rossi Rossi" w:id="18" w:date="2026-09-22T06:56:59Z"/>
            </w:sdtContent>
          </w:sdt>
        </w:p>
      </w:sdtContent>
    </w:sdt>
    <w:sdt>
      <w:sdtPr>
        <w:id w:val="19968384"/>
        <w:tag w:val="goog_rdk_1174"/>
      </w:sdtPr>
      <w:sdtContent>
        <w:p w:rsidR="00000000" w:rsidDel="00000000" w:rsidP="00000000" w:rsidRDefault="00000000" w:rsidRPr="00000000" w14:paraId="00000195">
          <w:pPr>
            <w:numPr>
              <w:ilvl w:val="1"/>
              <w:numId w:val="6"/>
            </w:numPr>
            <w:ind w:left="502" w:hanging="360"/>
            <w:rPr>
              <w:ins w:author="Rossi Rossi" w:id="18" w:date="2026-09-22T06:56:59Z"/>
            </w:rPr>
          </w:pPr>
          <w:sdt>
            <w:sdtPr>
              <w:id w:val="148464344"/>
              <w:tag w:val="goog_rdk_1172"/>
            </w:sdtPr>
            <w:sdtContent>
              <w:ins w:author="Rossi Rossi" w:id="18" w:date="2026-09-22T06:56:59Z"/>
              <w:sdt>
                <w:sdtPr>
                  <w:id w:val="1177270600"/>
                  <w:tag w:val="goog_rdk_117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86739414"/>
        <w:tag w:val="goog_rdk_1177"/>
      </w:sdtPr>
      <w:sdtContent>
        <w:p w:rsidR="00000000" w:rsidDel="00000000" w:rsidP="00000000" w:rsidRDefault="00000000" w:rsidRPr="00000000" w14:paraId="00000196">
          <w:pPr>
            <w:numPr>
              <w:ilvl w:val="1"/>
              <w:numId w:val="6"/>
            </w:numPr>
            <w:ind w:left="502" w:hanging="360"/>
            <w:rPr>
              <w:ins w:author="Rossi Rossi" w:id="18" w:date="2026-09-22T06:56:59Z"/>
            </w:rPr>
          </w:pPr>
          <w:sdt>
            <w:sdtPr>
              <w:id w:val="659456115"/>
              <w:tag w:val="goog_rdk_1175"/>
            </w:sdtPr>
            <w:sdtContent>
              <w:ins w:author="Rossi Rossi" w:id="18" w:date="2026-09-22T06:56:59Z"/>
              <w:sdt>
                <w:sdtPr>
                  <w:id w:val="846870474"/>
                  <w:tag w:val="goog_rdk_117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 can manage your projects and keys directly in [Google AI Studio](https://aistudio.google.com/apikey).</w:t>
                    </w:r>
                  </w:ins>
                </w:sdtContent>
              </w:sdt>
              <w:ins w:author="Rossi Rossi" w:id="18" w:date="2026-09-22T06:56:59Z"/>
            </w:sdtContent>
          </w:sdt>
        </w:p>
      </w:sdtContent>
    </w:sdt>
    <w:sdt>
      <w:sdtPr>
        <w:id w:val="1576172628"/>
        <w:tag w:val="goog_rdk_1180"/>
      </w:sdtPr>
      <w:sdtContent>
        <w:p w:rsidR="00000000" w:rsidDel="00000000" w:rsidP="00000000" w:rsidRDefault="00000000" w:rsidRPr="00000000" w14:paraId="00000197">
          <w:pPr>
            <w:numPr>
              <w:ilvl w:val="1"/>
              <w:numId w:val="6"/>
            </w:numPr>
            <w:ind w:left="502" w:hanging="360"/>
            <w:rPr>
              <w:ins w:author="Rossi Rossi" w:id="18" w:date="2026-09-22T06:56:59Z"/>
            </w:rPr>
          </w:pPr>
          <w:sdt>
            <w:sdtPr>
              <w:id w:val="720142582"/>
              <w:tag w:val="goog_rdk_1178"/>
            </w:sdtPr>
            <w:sdtContent>
              <w:ins w:author="Rossi Rossi" w:id="18" w:date="2026-09-22T06:56:59Z"/>
              <w:sdt>
                <w:sdtPr>
                  <w:id w:val="-480245443"/>
                  <w:tag w:val="goog_rdk_117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59113302"/>
        <w:tag w:val="goog_rdk_1183"/>
      </w:sdtPr>
      <w:sdtContent>
        <w:p w:rsidR="00000000" w:rsidDel="00000000" w:rsidP="00000000" w:rsidRDefault="00000000" w:rsidRPr="00000000" w14:paraId="00000198">
          <w:pPr>
            <w:numPr>
              <w:ilvl w:val="1"/>
              <w:numId w:val="6"/>
            </w:numPr>
            <w:ind w:left="502" w:hanging="360"/>
            <w:rPr>
              <w:ins w:author="Rossi Rossi" w:id="18" w:date="2026-09-22T06:56:59Z"/>
            </w:rPr>
          </w:pPr>
          <w:sdt>
            <w:sdtPr>
              <w:id w:val="-523983681"/>
              <w:tag w:val="goog_rdk_1181"/>
            </w:sdtPr>
            <w:sdtContent>
              <w:ins w:author="Rossi Rossi" w:id="18" w:date="2026-09-22T06:56:59Z"/>
              <w:sdt>
                <w:sdtPr>
                  <w:id w:val="1230775621"/>
                  <w:tag w:val="goog_rdk_118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Google Cloud projects</w:t>
                    </w:r>
                  </w:ins>
                </w:sdtContent>
              </w:sdt>
              <w:ins w:author="Rossi Rossi" w:id="18" w:date="2026-09-22T06:56:59Z"/>
            </w:sdtContent>
          </w:sdt>
        </w:p>
      </w:sdtContent>
    </w:sdt>
    <w:sdt>
      <w:sdtPr>
        <w:id w:val="1550017794"/>
        <w:tag w:val="goog_rdk_1186"/>
      </w:sdtPr>
      <w:sdtContent>
        <w:p w:rsidR="00000000" w:rsidDel="00000000" w:rsidP="00000000" w:rsidRDefault="00000000" w:rsidRPr="00000000" w14:paraId="00000199">
          <w:pPr>
            <w:numPr>
              <w:ilvl w:val="1"/>
              <w:numId w:val="6"/>
            </w:numPr>
            <w:ind w:left="502" w:hanging="360"/>
            <w:rPr>
              <w:ins w:author="Rossi Rossi" w:id="18" w:date="2026-09-22T06:56:59Z"/>
            </w:rPr>
          </w:pPr>
          <w:sdt>
            <w:sdtPr>
              <w:id w:val="1756202342"/>
              <w:tag w:val="goog_rdk_1184"/>
            </w:sdtPr>
            <w:sdtContent>
              <w:ins w:author="Rossi Rossi" w:id="18" w:date="2026-09-22T06:56:59Z"/>
              <w:sdt>
                <w:sdtPr>
                  <w:id w:val="-1897686762"/>
                  <w:tag w:val="goog_rdk_118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47679091"/>
        <w:tag w:val="goog_rdk_1189"/>
      </w:sdtPr>
      <w:sdtContent>
        <w:p w:rsidR="00000000" w:rsidDel="00000000" w:rsidP="00000000" w:rsidRDefault="00000000" w:rsidRPr="00000000" w14:paraId="0000019A">
          <w:pPr>
            <w:numPr>
              <w:ilvl w:val="1"/>
              <w:numId w:val="6"/>
            </w:numPr>
            <w:ind w:left="502" w:hanging="360"/>
            <w:rPr>
              <w:ins w:author="Rossi Rossi" w:id="18" w:date="2026-09-22T06:56:59Z"/>
            </w:rPr>
          </w:pPr>
          <w:sdt>
            <w:sdtPr>
              <w:id w:val="-1620388871"/>
              <w:tag w:val="goog_rdk_1187"/>
            </w:sdtPr>
            <w:sdtContent>
              <w:ins w:author="Rossi Rossi" w:id="18" w:date="2026-09-22T06:56:59Z"/>
              <w:sdt>
                <w:sdtPr>
                  <w:id w:val="-536161230"/>
                  <w:tag w:val="goog_rdk_118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Every Gemini API key is associated with a [Google Cloud project](https://cloud.google.com/resource-manager/docs/creating-managing-projects).</w:t>
                    </w:r>
                  </w:ins>
                </w:sdtContent>
              </w:sdt>
              <w:ins w:author="Rossi Rossi" w:id="18" w:date="2026-09-22T06:56:59Z"/>
            </w:sdtContent>
          </w:sdt>
        </w:p>
      </w:sdtContent>
    </w:sdt>
    <w:sdt>
      <w:sdtPr>
        <w:id w:val="-1474433122"/>
        <w:tag w:val="goog_rdk_1192"/>
      </w:sdtPr>
      <w:sdtContent>
        <w:p w:rsidR="00000000" w:rsidDel="00000000" w:rsidP="00000000" w:rsidRDefault="00000000" w:rsidRPr="00000000" w14:paraId="0000019B">
          <w:pPr>
            <w:numPr>
              <w:ilvl w:val="1"/>
              <w:numId w:val="6"/>
            </w:numPr>
            <w:ind w:left="502" w:hanging="360"/>
            <w:rPr>
              <w:ins w:author="Rossi Rossi" w:id="18" w:date="2026-09-22T06:56:59Z"/>
            </w:rPr>
          </w:pPr>
          <w:sdt>
            <w:sdtPr>
              <w:id w:val="979379043"/>
              <w:tag w:val="goog_rdk_1190"/>
            </w:sdtPr>
            <w:sdtContent>
              <w:ins w:author="Rossi Rossi" w:id="18" w:date="2026-09-22T06:56:59Z"/>
              <w:sdt>
                <w:sdtPr>
                  <w:id w:val="1926794172"/>
                  <w:tag w:val="goog_rdk_119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Google Cloud projects manage billing, collaborators, and permissions. Google AI</w:t>
                    </w:r>
                  </w:ins>
                </w:sdtContent>
              </w:sdt>
              <w:ins w:author="Rossi Rossi" w:id="18" w:date="2026-09-22T06:56:59Z"/>
            </w:sdtContent>
          </w:sdt>
        </w:p>
      </w:sdtContent>
    </w:sdt>
    <w:sdt>
      <w:sdtPr>
        <w:id w:val="-1484615857"/>
        <w:tag w:val="goog_rdk_1195"/>
      </w:sdtPr>
      <w:sdtContent>
        <w:p w:rsidR="00000000" w:rsidDel="00000000" w:rsidP="00000000" w:rsidRDefault="00000000" w:rsidRPr="00000000" w14:paraId="0000019C">
          <w:pPr>
            <w:numPr>
              <w:ilvl w:val="1"/>
              <w:numId w:val="6"/>
            </w:numPr>
            <w:ind w:left="502" w:hanging="360"/>
            <w:rPr>
              <w:ins w:author="Rossi Rossi" w:id="18" w:date="2026-09-22T06:56:59Z"/>
            </w:rPr>
          </w:pPr>
          <w:sdt>
            <w:sdtPr>
              <w:id w:val="1965082396"/>
              <w:tag w:val="goog_rdk_1193"/>
            </w:sdtPr>
            <w:sdtContent>
              <w:ins w:author="Rossi Rossi" w:id="18" w:date="2026-09-22T06:56:59Z"/>
              <w:sdt>
                <w:sdtPr>
                  <w:id w:val="98838898"/>
                  <w:tag w:val="goog_rdk_119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Studio provides a lightweight interface to access these projects.</w:t>
                    </w:r>
                  </w:ins>
                </w:sdtContent>
              </w:sdt>
              <w:ins w:author="Rossi Rossi" w:id="18" w:date="2026-09-22T06:56:59Z"/>
            </w:sdtContent>
          </w:sdt>
        </w:p>
      </w:sdtContent>
    </w:sdt>
    <w:sdt>
      <w:sdtPr>
        <w:id w:val="-627585840"/>
        <w:tag w:val="goog_rdk_1198"/>
      </w:sdtPr>
      <w:sdtContent>
        <w:p w:rsidR="00000000" w:rsidDel="00000000" w:rsidP="00000000" w:rsidRDefault="00000000" w:rsidRPr="00000000" w14:paraId="0000019D">
          <w:pPr>
            <w:numPr>
              <w:ilvl w:val="1"/>
              <w:numId w:val="6"/>
            </w:numPr>
            <w:ind w:left="502" w:hanging="360"/>
            <w:rPr>
              <w:ins w:author="Rossi Rossi" w:id="18" w:date="2026-09-22T06:56:59Z"/>
            </w:rPr>
          </w:pPr>
          <w:sdt>
            <w:sdtPr>
              <w:id w:val="695123565"/>
              <w:tag w:val="goog_rdk_1196"/>
            </w:sdtPr>
            <w:sdtContent>
              <w:ins w:author="Rossi Rossi" w:id="18" w:date="2026-09-22T06:56:59Z"/>
              <w:sdt>
                <w:sdtPr>
                  <w:id w:val="1562496282"/>
                  <w:tag w:val="goog_rdk_119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423233"/>
        <w:tag w:val="goog_rdk_1201"/>
      </w:sdtPr>
      <w:sdtContent>
        <w:p w:rsidR="00000000" w:rsidDel="00000000" w:rsidP="00000000" w:rsidRDefault="00000000" w:rsidRPr="00000000" w14:paraId="0000019E">
          <w:pPr>
            <w:numPr>
              <w:ilvl w:val="1"/>
              <w:numId w:val="6"/>
            </w:numPr>
            <w:ind w:left="502" w:hanging="360"/>
            <w:rPr>
              <w:ins w:author="Rossi Rossi" w:id="18" w:date="2026-09-22T06:56:59Z"/>
            </w:rPr>
          </w:pPr>
          <w:sdt>
            <w:sdtPr>
              <w:id w:val="-361058260"/>
              <w:tag w:val="goog_rdk_1199"/>
            </w:sdtPr>
            <w:sdtContent>
              <w:ins w:author="Rossi Rossi" w:id="18" w:date="2026-09-22T06:56:59Z"/>
              <w:sdt>
                <w:sdtPr>
                  <w:id w:val="-1627530058"/>
                  <w:tag w:val="goog_rdk_120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**Default project** : If you are a new user, Google AI Studio automatically creates a default Google Cloud project and API key after you accept the Terms of Service. You can rename this project by navigating to the **Projects** view in your dashboard.</w:t>
                    </w:r>
                  </w:ins>
                </w:sdtContent>
              </w:sdt>
              <w:ins w:author="Rossi Rossi" w:id="18" w:date="2026-09-22T06:56:59Z"/>
            </w:sdtContent>
          </w:sdt>
        </w:p>
      </w:sdtContent>
    </w:sdt>
    <w:sdt>
      <w:sdtPr>
        <w:id w:val="-1656099607"/>
        <w:tag w:val="goog_rdk_1204"/>
      </w:sdtPr>
      <w:sdtContent>
        <w:p w:rsidR="00000000" w:rsidDel="00000000" w:rsidP="00000000" w:rsidRDefault="00000000" w:rsidRPr="00000000" w14:paraId="0000019F">
          <w:pPr>
            <w:numPr>
              <w:ilvl w:val="1"/>
              <w:numId w:val="6"/>
            </w:numPr>
            <w:ind w:left="502" w:hanging="360"/>
            <w:rPr>
              <w:ins w:author="Rossi Rossi" w:id="18" w:date="2026-09-22T06:56:59Z"/>
            </w:rPr>
          </w:pPr>
          <w:sdt>
            <w:sdtPr>
              <w:id w:val="1148647843"/>
              <w:tag w:val="goog_rdk_1202"/>
            </w:sdtPr>
            <w:sdtContent>
              <w:ins w:author="Rossi Rossi" w:id="18" w:date="2026-09-22T06:56:59Z"/>
              <w:sdt>
                <w:sdtPr>
                  <w:id w:val="-701881315"/>
                  <w:tag w:val="goog_rdk_120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**Existing projects**: If you already have a Google Cloud account, AI Studio does not create a default project. Instead, you must import your existing projects.</w:t>
                    </w:r>
                  </w:ins>
                </w:sdtContent>
              </w:sdt>
              <w:ins w:author="Rossi Rossi" w:id="18" w:date="2026-09-22T06:56:59Z"/>
            </w:sdtContent>
          </w:sdt>
        </w:p>
      </w:sdtContent>
    </w:sdt>
    <w:sdt>
      <w:sdtPr>
        <w:id w:val="-1526489434"/>
        <w:tag w:val="goog_rdk_1207"/>
      </w:sdtPr>
      <w:sdtContent>
        <w:p w:rsidR="00000000" w:rsidDel="00000000" w:rsidP="00000000" w:rsidRDefault="00000000" w:rsidRPr="00000000" w14:paraId="000001A0">
          <w:pPr>
            <w:numPr>
              <w:ilvl w:val="1"/>
              <w:numId w:val="6"/>
            </w:numPr>
            <w:ind w:left="502" w:hanging="360"/>
            <w:rPr>
              <w:ins w:author="Rossi Rossi" w:id="18" w:date="2026-09-22T06:56:59Z"/>
            </w:rPr>
          </w:pPr>
          <w:sdt>
            <w:sdtPr>
              <w:id w:val="-1848653696"/>
              <w:tag w:val="goog_rdk_1205"/>
            </w:sdtPr>
            <w:sdtContent>
              <w:ins w:author="Rossi Rossi" w:id="18" w:date="2026-09-22T06:56:59Z"/>
              <w:sdt>
                <w:sdtPr>
                  <w:id w:val="1186891605"/>
                  <w:tag w:val="goog_rdk_120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36433580"/>
        <w:tag w:val="goog_rdk_1210"/>
      </w:sdtPr>
      <w:sdtContent>
        <w:p w:rsidR="00000000" w:rsidDel="00000000" w:rsidP="00000000" w:rsidRDefault="00000000" w:rsidRPr="00000000" w14:paraId="000001A1">
          <w:pPr>
            <w:numPr>
              <w:ilvl w:val="1"/>
              <w:numId w:val="6"/>
            </w:numPr>
            <w:ind w:left="502" w:hanging="360"/>
            <w:rPr>
              <w:ins w:author="Rossi Rossi" w:id="18" w:date="2026-09-22T06:56:59Z"/>
            </w:rPr>
          </w:pPr>
          <w:sdt>
            <w:sdtPr>
              <w:id w:val="-275101510"/>
              <w:tag w:val="goog_rdk_1208"/>
            </w:sdtPr>
            <w:sdtContent>
              <w:ins w:author="Rossi Rossi" w:id="18" w:date="2026-09-22T06:56:59Z"/>
              <w:sdt>
                <w:sdtPr>
                  <w:id w:val="-1215348380"/>
                  <w:tag w:val="goog_rdk_120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Importing projects</w:t>
                    </w:r>
                  </w:ins>
                </w:sdtContent>
              </w:sdt>
              <w:ins w:author="Rossi Rossi" w:id="18" w:date="2026-09-22T06:56:59Z"/>
            </w:sdtContent>
          </w:sdt>
        </w:p>
      </w:sdtContent>
    </w:sdt>
    <w:sdt>
      <w:sdtPr>
        <w:id w:val="1222887240"/>
        <w:tag w:val="goog_rdk_1213"/>
      </w:sdtPr>
      <w:sdtContent>
        <w:p w:rsidR="00000000" w:rsidDel="00000000" w:rsidP="00000000" w:rsidRDefault="00000000" w:rsidRPr="00000000" w14:paraId="000001A2">
          <w:pPr>
            <w:numPr>
              <w:ilvl w:val="1"/>
              <w:numId w:val="6"/>
            </w:numPr>
            <w:ind w:left="502" w:hanging="360"/>
            <w:rPr>
              <w:ins w:author="Rossi Rossi" w:id="18" w:date="2026-09-22T06:56:59Z"/>
            </w:rPr>
          </w:pPr>
          <w:sdt>
            <w:sdtPr>
              <w:id w:val="-1156783754"/>
              <w:tag w:val="goog_rdk_1211"/>
            </w:sdtPr>
            <w:sdtContent>
              <w:ins w:author="Rossi Rossi" w:id="18" w:date="2026-09-22T06:56:59Z"/>
              <w:sdt>
                <w:sdtPr>
                  <w:id w:val="1255847331"/>
                  <w:tag w:val="goog_rdk_121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06940063"/>
        <w:tag w:val="goog_rdk_1216"/>
      </w:sdtPr>
      <w:sdtContent>
        <w:p w:rsidR="00000000" w:rsidDel="00000000" w:rsidP="00000000" w:rsidRDefault="00000000" w:rsidRPr="00000000" w14:paraId="000001A3">
          <w:pPr>
            <w:numPr>
              <w:ilvl w:val="1"/>
              <w:numId w:val="6"/>
            </w:numPr>
            <w:ind w:left="502" w:hanging="360"/>
            <w:rPr>
              <w:ins w:author="Rossi Rossi" w:id="18" w:date="2026-09-22T06:56:59Z"/>
            </w:rPr>
          </w:pPr>
          <w:sdt>
            <w:sdtPr>
              <w:id w:val="-1441628210"/>
              <w:tag w:val="goog_rdk_1214"/>
            </w:sdtPr>
            <w:sdtContent>
              <w:ins w:author="Rossi Rossi" w:id="18" w:date="2026-09-22T06:56:59Z"/>
              <w:sdt>
                <w:sdtPr>
                  <w:id w:val="61919236"/>
                  <w:tag w:val="goog_rdk_121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By default, Google AI Studio does not display all of your Google Cloud</w:t>
                    </w:r>
                  </w:ins>
                </w:sdtContent>
              </w:sdt>
              <w:ins w:author="Rossi Rossi" w:id="18" w:date="2026-09-22T06:56:59Z"/>
            </w:sdtContent>
          </w:sdt>
        </w:p>
      </w:sdtContent>
    </w:sdt>
    <w:sdt>
      <w:sdtPr>
        <w:id w:val="-1049265223"/>
        <w:tag w:val="goog_rdk_1219"/>
      </w:sdtPr>
      <w:sdtContent>
        <w:p w:rsidR="00000000" w:rsidDel="00000000" w:rsidP="00000000" w:rsidRDefault="00000000" w:rsidRPr="00000000" w14:paraId="000001A4">
          <w:pPr>
            <w:numPr>
              <w:ilvl w:val="1"/>
              <w:numId w:val="6"/>
            </w:numPr>
            <w:ind w:left="502" w:hanging="360"/>
            <w:rPr>
              <w:ins w:author="Rossi Rossi" w:id="18" w:date="2026-09-22T06:56:59Z"/>
            </w:rPr>
          </w:pPr>
          <w:sdt>
            <w:sdtPr>
              <w:id w:val="21689722"/>
              <w:tag w:val="goog_rdk_1217"/>
            </w:sdtPr>
            <w:sdtContent>
              <w:ins w:author="Rossi Rossi" w:id="18" w:date="2026-09-22T06:56:59Z"/>
              <w:sdt>
                <w:sdtPr>
                  <w:id w:val="-1615464928"/>
                  <w:tag w:val="goog_rdk_121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projects. You must import the projects you want to use:</w:t>
                    </w:r>
                  </w:ins>
                </w:sdtContent>
              </w:sdt>
              <w:ins w:author="Rossi Rossi" w:id="18" w:date="2026-09-22T06:56:59Z"/>
            </w:sdtContent>
          </w:sdt>
        </w:p>
      </w:sdtContent>
    </w:sdt>
    <w:sdt>
      <w:sdtPr>
        <w:id w:val="1188376319"/>
        <w:tag w:val="goog_rdk_1222"/>
      </w:sdtPr>
      <w:sdtContent>
        <w:p w:rsidR="00000000" w:rsidDel="00000000" w:rsidP="00000000" w:rsidRDefault="00000000" w:rsidRPr="00000000" w14:paraId="000001A5">
          <w:pPr>
            <w:numPr>
              <w:ilvl w:val="1"/>
              <w:numId w:val="6"/>
            </w:numPr>
            <w:ind w:left="502" w:hanging="360"/>
            <w:rPr>
              <w:ins w:author="Rossi Rossi" w:id="18" w:date="2026-09-22T06:56:59Z"/>
            </w:rPr>
          </w:pPr>
          <w:sdt>
            <w:sdtPr>
              <w:id w:val="-1576377545"/>
              <w:tag w:val="goog_rdk_1220"/>
            </w:sdtPr>
            <w:sdtContent>
              <w:ins w:author="Rossi Rossi" w:id="18" w:date="2026-09-22T06:56:59Z"/>
              <w:sdt>
                <w:sdtPr>
                  <w:id w:val="-14449206"/>
                  <w:tag w:val="goog_rdk_122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06437305"/>
        <w:tag w:val="goog_rdk_1225"/>
      </w:sdtPr>
      <w:sdtContent>
        <w:p w:rsidR="00000000" w:rsidDel="00000000" w:rsidP="00000000" w:rsidRDefault="00000000" w:rsidRPr="00000000" w14:paraId="000001A6">
          <w:pPr>
            <w:numPr>
              <w:ilvl w:val="1"/>
              <w:numId w:val="6"/>
            </w:numPr>
            <w:ind w:left="502" w:hanging="360"/>
            <w:rPr>
              <w:ins w:author="Rossi Rossi" w:id="18" w:date="2026-09-22T06:56:59Z"/>
            </w:rPr>
          </w:pPr>
          <w:sdt>
            <w:sdtPr>
              <w:id w:val="-1423329575"/>
              <w:tag w:val="goog_rdk_1223"/>
            </w:sdtPr>
            <w:sdtContent>
              <w:ins w:author="Rossi Rossi" w:id="18" w:date="2026-09-22T06:56:59Z"/>
              <w:sdt>
                <w:sdtPr>
                  <w:id w:val="-282597184"/>
                  <w:tag w:val="goog_rdk_122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Go to [Google AI Studio](https://aistudio.google.com).</w:t>
                    </w:r>
                  </w:ins>
                </w:sdtContent>
              </w:sdt>
              <w:ins w:author="Rossi Rossi" w:id="18" w:date="2026-09-22T06:56:59Z"/>
            </w:sdtContent>
          </w:sdt>
        </w:p>
      </w:sdtContent>
    </w:sdt>
    <w:sdt>
      <w:sdtPr>
        <w:id w:val="1757201293"/>
        <w:tag w:val="goog_rdk_1228"/>
      </w:sdtPr>
      <w:sdtContent>
        <w:p w:rsidR="00000000" w:rsidDel="00000000" w:rsidP="00000000" w:rsidRDefault="00000000" w:rsidRPr="00000000" w14:paraId="000001A7">
          <w:pPr>
            <w:numPr>
              <w:ilvl w:val="1"/>
              <w:numId w:val="6"/>
            </w:numPr>
            <w:ind w:left="502" w:hanging="360"/>
            <w:rPr>
              <w:ins w:author="Rossi Rossi" w:id="18" w:date="2026-09-22T06:56:59Z"/>
            </w:rPr>
          </w:pPr>
          <w:sdt>
            <w:sdtPr>
              <w:id w:val="800732993"/>
              <w:tag w:val="goog_rdk_1226"/>
            </w:sdtPr>
            <w:sdtContent>
              <w:ins w:author="Rossi Rossi" w:id="18" w:date="2026-09-22T06:56:59Z"/>
              <w:sdt>
                <w:sdtPr>
                  <w:id w:val="-855100912"/>
                  <w:tag w:val="goog_rdk_122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Open the **Dashboard** from the left panel and select **Projects**.</w:t>
                    </w:r>
                  </w:ins>
                </w:sdtContent>
              </w:sdt>
              <w:ins w:author="Rossi Rossi" w:id="18" w:date="2026-09-22T06:56:59Z"/>
            </w:sdtContent>
          </w:sdt>
        </w:p>
      </w:sdtContent>
    </w:sdt>
    <w:sdt>
      <w:sdtPr>
        <w:id w:val="-1056396836"/>
        <w:tag w:val="goog_rdk_1231"/>
      </w:sdtPr>
      <w:sdtContent>
        <w:p w:rsidR="00000000" w:rsidDel="00000000" w:rsidP="00000000" w:rsidRDefault="00000000" w:rsidRPr="00000000" w14:paraId="000001A8">
          <w:pPr>
            <w:numPr>
              <w:ilvl w:val="1"/>
              <w:numId w:val="6"/>
            </w:numPr>
            <w:ind w:left="502" w:hanging="360"/>
            <w:rPr>
              <w:ins w:author="Rossi Rossi" w:id="18" w:date="2026-09-22T06:56:59Z"/>
            </w:rPr>
          </w:pPr>
          <w:sdt>
            <w:sdtPr>
              <w:id w:val="384704578"/>
              <w:tag w:val="goog_rdk_1229"/>
            </w:sdtPr>
            <w:sdtContent>
              <w:ins w:author="Rossi Rossi" w:id="18" w:date="2026-09-22T06:56:59Z"/>
              <w:sdt>
                <w:sdtPr>
                  <w:id w:val="581259411"/>
                  <w:tag w:val="goog_rdk_123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Click the **Import projects** button.</w:t>
                    </w:r>
                  </w:ins>
                </w:sdtContent>
              </w:sdt>
              <w:ins w:author="Rossi Rossi" w:id="18" w:date="2026-09-22T06:56:59Z"/>
            </w:sdtContent>
          </w:sdt>
        </w:p>
      </w:sdtContent>
    </w:sdt>
    <w:sdt>
      <w:sdtPr>
        <w:id w:val="-474210608"/>
        <w:tag w:val="goog_rdk_1234"/>
      </w:sdtPr>
      <w:sdtContent>
        <w:p w:rsidR="00000000" w:rsidDel="00000000" w:rsidP="00000000" w:rsidRDefault="00000000" w:rsidRPr="00000000" w14:paraId="000001A9">
          <w:pPr>
            <w:numPr>
              <w:ilvl w:val="1"/>
              <w:numId w:val="6"/>
            </w:numPr>
            <w:ind w:left="502" w:hanging="360"/>
            <w:rPr>
              <w:ins w:author="Rossi Rossi" w:id="18" w:date="2026-09-22T06:56:59Z"/>
            </w:rPr>
          </w:pPr>
          <w:sdt>
            <w:sdtPr>
              <w:id w:val="-1865920322"/>
              <w:tag w:val="goog_rdk_1232"/>
            </w:sdtPr>
            <w:sdtContent>
              <w:ins w:author="Rossi Rossi" w:id="18" w:date="2026-09-22T06:56:59Z"/>
              <w:sdt>
                <w:sdtPr>
                  <w:id w:val="256298698"/>
                  <w:tag w:val="goog_rdk_123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Search for and select the Google Cloud project you want to import, then click **Import**.</w:t>
                    </w:r>
                  </w:ins>
                </w:sdtContent>
              </w:sdt>
              <w:ins w:author="Rossi Rossi" w:id="18" w:date="2026-09-22T06:56:59Z"/>
            </w:sdtContent>
          </w:sdt>
        </w:p>
      </w:sdtContent>
    </w:sdt>
    <w:sdt>
      <w:sdtPr>
        <w:id w:val="-1495116299"/>
        <w:tag w:val="goog_rdk_1237"/>
      </w:sdtPr>
      <w:sdtContent>
        <w:p w:rsidR="00000000" w:rsidDel="00000000" w:rsidP="00000000" w:rsidRDefault="00000000" w:rsidRPr="00000000" w14:paraId="000001AA">
          <w:pPr>
            <w:numPr>
              <w:ilvl w:val="1"/>
              <w:numId w:val="6"/>
            </w:numPr>
            <w:ind w:left="502" w:hanging="360"/>
            <w:rPr>
              <w:ins w:author="Rossi Rossi" w:id="18" w:date="2026-09-22T06:56:59Z"/>
            </w:rPr>
          </w:pPr>
          <w:sdt>
            <w:sdtPr>
              <w:id w:val="-1419442991"/>
              <w:tag w:val="goog_rdk_1235"/>
            </w:sdtPr>
            <w:sdtContent>
              <w:ins w:author="Rossi Rossi" w:id="18" w:date="2026-09-22T06:56:59Z"/>
              <w:sdt>
                <w:sdtPr>
                  <w:id w:val="164438742"/>
                  <w:tag w:val="goog_rdk_123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5. Once imported, navigate to the **API Keys** page in the dashboard to create a key in that project.</w:t>
                    </w:r>
                  </w:ins>
                </w:sdtContent>
              </w:sdt>
              <w:ins w:author="Rossi Rossi" w:id="18" w:date="2026-09-22T06:56:59Z"/>
            </w:sdtContent>
          </w:sdt>
        </w:p>
      </w:sdtContent>
    </w:sdt>
    <w:sdt>
      <w:sdtPr>
        <w:id w:val="1820915249"/>
        <w:tag w:val="goog_rdk_1240"/>
      </w:sdtPr>
      <w:sdtContent>
        <w:p w:rsidR="00000000" w:rsidDel="00000000" w:rsidP="00000000" w:rsidRDefault="00000000" w:rsidRPr="00000000" w14:paraId="000001AB">
          <w:pPr>
            <w:numPr>
              <w:ilvl w:val="1"/>
              <w:numId w:val="6"/>
            </w:numPr>
            <w:ind w:left="502" w:hanging="360"/>
            <w:rPr>
              <w:ins w:author="Rossi Rossi" w:id="18" w:date="2026-09-22T06:56:59Z"/>
            </w:rPr>
          </w:pPr>
          <w:sdt>
            <w:sdtPr>
              <w:id w:val="2095948978"/>
              <w:tag w:val="goog_rdk_1238"/>
            </w:sdtPr>
            <w:sdtContent>
              <w:ins w:author="Rossi Rossi" w:id="18" w:date="2026-09-22T06:56:59Z"/>
              <w:sdt>
                <w:sdtPr>
                  <w:id w:val="1269665780"/>
                  <w:tag w:val="goog_rdk_123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00000258"/>
        <w:tag w:val="goog_rdk_1243"/>
      </w:sdtPr>
      <w:sdtContent>
        <w:p w:rsidR="00000000" w:rsidDel="00000000" w:rsidP="00000000" w:rsidRDefault="00000000" w:rsidRPr="00000000" w14:paraId="000001AC">
          <w:pPr>
            <w:numPr>
              <w:ilvl w:val="1"/>
              <w:numId w:val="6"/>
            </w:numPr>
            <w:ind w:left="502" w:hanging="360"/>
            <w:rPr>
              <w:ins w:author="Rossi Rossi" w:id="18" w:date="2026-09-22T06:56:59Z"/>
            </w:rPr>
          </w:pPr>
          <w:sdt>
            <w:sdtPr>
              <w:id w:val="109682440"/>
              <w:tag w:val="goog_rdk_1241"/>
            </w:sdtPr>
            <w:sdtContent>
              <w:ins w:author="Rossi Rossi" w:id="18" w:date="2026-09-22T06:56:59Z"/>
              <w:sdt>
                <w:sdtPr>
                  <w:id w:val="-27683203"/>
                  <w:tag w:val="goog_rdk_124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Troubleshooting key creation permissions</w:t>
                    </w:r>
                  </w:ins>
                </w:sdtContent>
              </w:sdt>
              <w:ins w:author="Rossi Rossi" w:id="18" w:date="2026-09-22T06:56:59Z"/>
            </w:sdtContent>
          </w:sdt>
        </w:p>
      </w:sdtContent>
    </w:sdt>
    <w:sdt>
      <w:sdtPr>
        <w:id w:val="-890983210"/>
        <w:tag w:val="goog_rdk_1246"/>
      </w:sdtPr>
      <w:sdtContent>
        <w:p w:rsidR="00000000" w:rsidDel="00000000" w:rsidP="00000000" w:rsidRDefault="00000000" w:rsidRPr="00000000" w14:paraId="000001AD">
          <w:pPr>
            <w:numPr>
              <w:ilvl w:val="1"/>
              <w:numId w:val="6"/>
            </w:numPr>
            <w:ind w:left="502" w:hanging="360"/>
            <w:rPr>
              <w:ins w:author="Rossi Rossi" w:id="18" w:date="2026-09-22T06:56:59Z"/>
            </w:rPr>
          </w:pPr>
          <w:sdt>
            <w:sdtPr>
              <w:id w:val="1826510817"/>
              <w:tag w:val="goog_rdk_1244"/>
            </w:sdtPr>
            <w:sdtContent>
              <w:ins w:author="Rossi Rossi" w:id="18" w:date="2026-09-22T06:56:59Z"/>
              <w:sdt>
                <w:sdtPr>
                  <w:id w:val="385086402"/>
                  <w:tag w:val="goog_rdk_124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34573717"/>
        <w:tag w:val="goog_rdk_1249"/>
      </w:sdtPr>
      <w:sdtContent>
        <w:p w:rsidR="00000000" w:rsidDel="00000000" w:rsidP="00000000" w:rsidRDefault="00000000" w:rsidRPr="00000000" w14:paraId="000001AE">
          <w:pPr>
            <w:numPr>
              <w:ilvl w:val="1"/>
              <w:numId w:val="6"/>
            </w:numPr>
            <w:ind w:left="502" w:hanging="360"/>
            <w:rPr>
              <w:ins w:author="Rossi Rossi" w:id="18" w:date="2026-09-22T06:56:59Z"/>
            </w:rPr>
          </w:pPr>
          <w:sdt>
            <w:sdtPr>
              <w:id w:val="1659904723"/>
              <w:tag w:val="goog_rdk_1247"/>
            </w:sdtPr>
            <w:sdtContent>
              <w:ins w:author="Rossi Rossi" w:id="18" w:date="2026-09-22T06:56:59Z"/>
              <w:sdt>
                <w:sdtPr>
                  <w:id w:val="-1502268180"/>
                  <w:tag w:val="goog_rdk_124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the **Create API key** button is unavailable and displays the message:</w:t>
                    </w:r>
                  </w:ins>
                </w:sdtContent>
              </w:sdt>
              <w:ins w:author="Rossi Rossi" w:id="18" w:date="2026-09-22T06:56:59Z"/>
            </w:sdtContent>
          </w:sdt>
        </w:p>
      </w:sdtContent>
    </w:sdt>
    <w:sdt>
      <w:sdtPr>
        <w:id w:val="-1461427018"/>
        <w:tag w:val="goog_rdk_1252"/>
      </w:sdtPr>
      <w:sdtContent>
        <w:p w:rsidR="00000000" w:rsidDel="00000000" w:rsidP="00000000" w:rsidRDefault="00000000" w:rsidRPr="00000000" w14:paraId="000001AF">
          <w:pPr>
            <w:numPr>
              <w:ilvl w:val="1"/>
              <w:numId w:val="6"/>
            </w:numPr>
            <w:ind w:left="502" w:hanging="360"/>
            <w:rPr>
              <w:ins w:author="Rossi Rossi" w:id="18" w:date="2026-09-22T06:56:59Z"/>
            </w:rPr>
          </w:pPr>
          <w:sdt>
            <w:sdtPr>
              <w:id w:val="-1401532320"/>
              <w:tag w:val="goog_rdk_1250"/>
            </w:sdtPr>
            <w:sdtContent>
              <w:ins w:author="Rossi Rossi" w:id="18" w:date="2026-09-22T06:56:59Z"/>
              <w:sdt>
                <w:sdtPr>
                  <w:id w:val="1185010565"/>
                  <w:tag w:val="goog_rdk_125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 do not have permission to create a key in this project"*, you lack the</w:t>
                    </w:r>
                  </w:ins>
                </w:sdtContent>
              </w:sdt>
              <w:ins w:author="Rossi Rossi" w:id="18" w:date="2026-09-22T06:56:59Z"/>
            </w:sdtContent>
          </w:sdt>
        </w:p>
      </w:sdtContent>
    </w:sdt>
    <w:sdt>
      <w:sdtPr>
        <w:id w:val="1669921945"/>
        <w:tag w:val="goog_rdk_1255"/>
      </w:sdtPr>
      <w:sdtContent>
        <w:p w:rsidR="00000000" w:rsidDel="00000000" w:rsidP="00000000" w:rsidRDefault="00000000" w:rsidRPr="00000000" w14:paraId="000001B0">
          <w:pPr>
            <w:numPr>
              <w:ilvl w:val="1"/>
              <w:numId w:val="6"/>
            </w:numPr>
            <w:ind w:left="502" w:hanging="360"/>
            <w:rPr>
              <w:ins w:author="Rossi Rossi" w:id="18" w:date="2026-09-22T06:56:59Z"/>
            </w:rPr>
          </w:pPr>
          <w:sdt>
            <w:sdtPr>
              <w:id w:val="1827949388"/>
              <w:tag w:val="goog_rdk_1253"/>
            </w:sdtPr>
            <w:sdtContent>
              <w:ins w:author="Rossi Rossi" w:id="18" w:date="2026-09-22T06:56:59Z"/>
              <w:sdt>
                <w:sdtPr>
                  <w:id w:val="913566204"/>
                  <w:tag w:val="goog_rdk_125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required IAM permissions.</w:t>
                    </w:r>
                  </w:ins>
                </w:sdtContent>
              </w:sdt>
              <w:ins w:author="Rossi Rossi" w:id="18" w:date="2026-09-22T06:56:59Z"/>
            </w:sdtContent>
          </w:sdt>
        </w:p>
      </w:sdtContent>
    </w:sdt>
    <w:sdt>
      <w:sdtPr>
        <w:id w:val="73207223"/>
        <w:tag w:val="goog_rdk_1258"/>
      </w:sdtPr>
      <w:sdtContent>
        <w:p w:rsidR="00000000" w:rsidDel="00000000" w:rsidP="00000000" w:rsidRDefault="00000000" w:rsidRPr="00000000" w14:paraId="000001B1">
          <w:pPr>
            <w:numPr>
              <w:ilvl w:val="1"/>
              <w:numId w:val="6"/>
            </w:numPr>
            <w:ind w:left="502" w:hanging="360"/>
            <w:rPr>
              <w:ins w:author="Rossi Rossi" w:id="18" w:date="2026-09-22T06:56:59Z"/>
            </w:rPr>
          </w:pPr>
          <w:sdt>
            <w:sdtPr>
              <w:id w:val="-1859533923"/>
              <w:tag w:val="goog_rdk_1256"/>
            </w:sdtPr>
            <w:sdtContent>
              <w:ins w:author="Rossi Rossi" w:id="18" w:date="2026-09-22T06:56:59Z"/>
              <w:sdt>
                <w:sdtPr>
                  <w:id w:val="-1428524669"/>
                  <w:tag w:val="goog_rdk_125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40929846"/>
        <w:tag w:val="goog_rdk_1261"/>
      </w:sdtPr>
      <w:sdtContent>
        <w:p w:rsidR="00000000" w:rsidDel="00000000" w:rsidP="00000000" w:rsidRDefault="00000000" w:rsidRPr="00000000" w14:paraId="000001B2">
          <w:pPr>
            <w:numPr>
              <w:ilvl w:val="1"/>
              <w:numId w:val="6"/>
            </w:numPr>
            <w:ind w:left="502" w:hanging="360"/>
            <w:rPr>
              <w:ins w:author="Rossi Rossi" w:id="18" w:date="2026-09-22T06:56:59Z"/>
            </w:rPr>
          </w:pPr>
          <w:sdt>
            <w:sdtPr>
              <w:id w:val="11267238"/>
              <w:tag w:val="goog_rdk_1259"/>
            </w:sdtPr>
            <w:sdtContent>
              <w:ins w:author="Rossi Rossi" w:id="18" w:date="2026-09-22T06:56:59Z"/>
              <w:sdt>
                <w:sdtPr>
                  <w:id w:val="-756018205"/>
                  <w:tag w:val="goog_rdk_126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Ask your Google Cloud project or organization administrator to grant you a role</w:t>
                    </w:r>
                  </w:ins>
                </w:sdtContent>
              </w:sdt>
              <w:ins w:author="Rossi Rossi" w:id="18" w:date="2026-09-22T06:56:59Z"/>
            </w:sdtContent>
          </w:sdt>
        </w:p>
      </w:sdtContent>
    </w:sdt>
    <w:sdt>
      <w:sdtPr>
        <w:id w:val="326333958"/>
        <w:tag w:val="goog_rdk_1264"/>
      </w:sdtPr>
      <w:sdtContent>
        <w:p w:rsidR="00000000" w:rsidDel="00000000" w:rsidP="00000000" w:rsidRDefault="00000000" w:rsidRPr="00000000" w14:paraId="000001B3">
          <w:pPr>
            <w:numPr>
              <w:ilvl w:val="1"/>
              <w:numId w:val="6"/>
            </w:numPr>
            <w:ind w:left="502" w:hanging="360"/>
            <w:rPr>
              <w:ins w:author="Rossi Rossi" w:id="18" w:date="2026-09-22T06:56:59Z"/>
            </w:rPr>
          </w:pPr>
          <w:sdt>
            <w:sdtPr>
              <w:id w:val="1840891791"/>
              <w:tag w:val="goog_rdk_1262"/>
            </w:sdtPr>
            <w:sdtContent>
              <w:ins w:author="Rossi Rossi" w:id="18" w:date="2026-09-22T06:56:59Z"/>
              <w:sdt>
                <w:sdtPr>
                  <w:id w:val="285969211"/>
                  <w:tag w:val="goog_rdk_126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containing the following permissions (such as Project Editor):</w:t>
                    </w:r>
                  </w:ins>
                </w:sdtContent>
              </w:sdt>
              <w:ins w:author="Rossi Rossi" w:id="18" w:date="2026-09-22T06:56:59Z"/>
            </w:sdtContent>
          </w:sdt>
        </w:p>
      </w:sdtContent>
    </w:sdt>
    <w:sdt>
      <w:sdtPr>
        <w:id w:val="-586081229"/>
        <w:tag w:val="goog_rdk_1267"/>
      </w:sdtPr>
      <w:sdtContent>
        <w:p w:rsidR="00000000" w:rsidDel="00000000" w:rsidP="00000000" w:rsidRDefault="00000000" w:rsidRPr="00000000" w14:paraId="000001B4">
          <w:pPr>
            <w:numPr>
              <w:ilvl w:val="1"/>
              <w:numId w:val="6"/>
            </w:numPr>
            <w:ind w:left="502" w:hanging="360"/>
            <w:rPr>
              <w:ins w:author="Rossi Rossi" w:id="18" w:date="2026-09-22T06:56:59Z"/>
            </w:rPr>
          </w:pPr>
          <w:sdt>
            <w:sdtPr>
              <w:id w:val="-1986166131"/>
              <w:tag w:val="goog_rdk_1265"/>
            </w:sdtPr>
            <w:sdtContent>
              <w:ins w:author="Rossi Rossi" w:id="18" w:date="2026-09-22T06:56:59Z"/>
              <w:sdt>
                <w:sdtPr>
                  <w:id w:val="-196373839"/>
                  <w:tag w:val="goog_rdk_126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87242975"/>
        <w:tag w:val="goog_rdk_1270"/>
      </w:sdtPr>
      <w:sdtContent>
        <w:p w:rsidR="00000000" w:rsidDel="00000000" w:rsidP="00000000" w:rsidRDefault="00000000" w:rsidRPr="00000000" w14:paraId="000001B5">
          <w:pPr>
            <w:numPr>
              <w:ilvl w:val="1"/>
              <w:numId w:val="6"/>
            </w:numPr>
            <w:ind w:left="502" w:hanging="360"/>
            <w:rPr>
              <w:ins w:author="Rossi Rossi" w:id="18" w:date="2026-09-22T06:56:59Z"/>
            </w:rPr>
          </w:pPr>
          <w:sdt>
            <w:sdtPr>
              <w:id w:val="472703668"/>
              <w:tag w:val="goog_rdk_1268"/>
            </w:sdtPr>
            <w:sdtContent>
              <w:ins w:author="Rossi Rossi" w:id="18" w:date="2026-09-22T06:56:59Z"/>
              <w:sdt>
                <w:sdtPr>
                  <w:id w:val="-1870633072"/>
                  <w:tag w:val="goog_rdk_126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`resourcemanager.projects.get`: Allows AI Studio to verify the project.</w:t>
                    </w:r>
                  </w:ins>
                </w:sdtContent>
              </w:sdt>
              <w:ins w:author="Rossi Rossi" w:id="18" w:date="2026-09-22T06:56:59Z"/>
            </w:sdtContent>
          </w:sdt>
        </w:p>
      </w:sdtContent>
    </w:sdt>
    <w:sdt>
      <w:sdtPr>
        <w:id w:val="-803891325"/>
        <w:tag w:val="goog_rdk_1273"/>
      </w:sdtPr>
      <w:sdtContent>
        <w:p w:rsidR="00000000" w:rsidDel="00000000" w:rsidP="00000000" w:rsidRDefault="00000000" w:rsidRPr="00000000" w14:paraId="000001B6">
          <w:pPr>
            <w:numPr>
              <w:ilvl w:val="1"/>
              <w:numId w:val="6"/>
            </w:numPr>
            <w:ind w:left="502" w:hanging="360"/>
            <w:rPr>
              <w:ins w:author="Rossi Rossi" w:id="18" w:date="2026-09-22T06:56:59Z"/>
            </w:rPr>
          </w:pPr>
          <w:sdt>
            <w:sdtPr>
              <w:id w:val="-46480954"/>
              <w:tag w:val="goog_rdk_1271"/>
            </w:sdtPr>
            <w:sdtContent>
              <w:ins w:author="Rossi Rossi" w:id="18" w:date="2026-09-22T06:56:59Z"/>
              <w:sdt>
                <w:sdtPr>
                  <w:id w:val="-325789444"/>
                  <w:tag w:val="goog_rdk_127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`apikeys.keys.create`: Allows key generation.</w:t>
                    </w:r>
                  </w:ins>
                </w:sdtContent>
              </w:sdt>
              <w:ins w:author="Rossi Rossi" w:id="18" w:date="2026-09-22T06:56:59Z"/>
            </w:sdtContent>
          </w:sdt>
        </w:p>
      </w:sdtContent>
    </w:sdt>
    <w:sdt>
      <w:sdtPr>
        <w:id w:val="-2013760359"/>
        <w:tag w:val="goog_rdk_1276"/>
      </w:sdtPr>
      <w:sdtContent>
        <w:p w:rsidR="00000000" w:rsidDel="00000000" w:rsidP="00000000" w:rsidRDefault="00000000" w:rsidRPr="00000000" w14:paraId="000001B7">
          <w:pPr>
            <w:numPr>
              <w:ilvl w:val="1"/>
              <w:numId w:val="6"/>
            </w:numPr>
            <w:ind w:left="502" w:hanging="360"/>
            <w:rPr>
              <w:ins w:author="Rossi Rossi" w:id="18" w:date="2026-09-22T06:56:59Z"/>
            </w:rPr>
          </w:pPr>
          <w:sdt>
            <w:sdtPr>
              <w:id w:val="923507485"/>
              <w:tag w:val="goog_rdk_1274"/>
            </w:sdtPr>
            <w:sdtContent>
              <w:ins w:author="Rossi Rossi" w:id="18" w:date="2026-09-22T06:56:59Z"/>
              <w:sdt>
                <w:sdtPr>
                  <w:id w:val="1641605267"/>
                  <w:tag w:val="goog_rdk_127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`serviceusage.services.enable`: Ensures the Generative Language API is enabled.</w:t>
                    </w:r>
                  </w:ins>
                </w:sdtContent>
              </w:sdt>
              <w:ins w:author="Rossi Rossi" w:id="18" w:date="2026-09-22T06:56:59Z"/>
            </w:sdtContent>
          </w:sdt>
        </w:p>
      </w:sdtContent>
    </w:sdt>
    <w:sdt>
      <w:sdtPr>
        <w:id w:val="167019314"/>
        <w:tag w:val="goog_rdk_1279"/>
      </w:sdtPr>
      <w:sdtContent>
        <w:p w:rsidR="00000000" w:rsidDel="00000000" w:rsidP="00000000" w:rsidRDefault="00000000" w:rsidRPr="00000000" w14:paraId="000001B8">
          <w:pPr>
            <w:numPr>
              <w:ilvl w:val="1"/>
              <w:numId w:val="6"/>
            </w:numPr>
            <w:ind w:left="502" w:hanging="360"/>
            <w:rPr>
              <w:ins w:author="Rossi Rossi" w:id="18" w:date="2026-09-22T06:56:59Z"/>
            </w:rPr>
          </w:pPr>
          <w:sdt>
            <w:sdtPr>
              <w:id w:val="-1457576155"/>
              <w:tag w:val="goog_rdk_1277"/>
            </w:sdtPr>
            <w:sdtContent>
              <w:ins w:author="Rossi Rossi" w:id="18" w:date="2026-09-22T06:56:59Z"/>
              <w:sdt>
                <w:sdtPr>
                  <w:id w:val="-254805131"/>
                  <w:tag w:val="goog_rdk_127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`iam.serviceAccounts.create`: Required to create the linked service account.</w:t>
                    </w:r>
                  </w:ins>
                </w:sdtContent>
              </w:sdt>
              <w:ins w:author="Rossi Rossi" w:id="18" w:date="2026-09-22T06:56:59Z"/>
            </w:sdtContent>
          </w:sdt>
        </w:p>
      </w:sdtContent>
    </w:sdt>
    <w:sdt>
      <w:sdtPr>
        <w:id w:val="-599224667"/>
        <w:tag w:val="goog_rdk_1282"/>
      </w:sdtPr>
      <w:sdtContent>
        <w:p w:rsidR="00000000" w:rsidDel="00000000" w:rsidP="00000000" w:rsidRDefault="00000000" w:rsidRPr="00000000" w14:paraId="000001B9">
          <w:pPr>
            <w:numPr>
              <w:ilvl w:val="1"/>
              <w:numId w:val="6"/>
            </w:numPr>
            <w:ind w:left="502" w:hanging="360"/>
            <w:rPr>
              <w:ins w:author="Rossi Rossi" w:id="18" w:date="2026-09-22T06:56:59Z"/>
            </w:rPr>
          </w:pPr>
          <w:sdt>
            <w:sdtPr>
              <w:id w:val="1524697035"/>
              <w:tag w:val="goog_rdk_1280"/>
            </w:sdtPr>
            <w:sdtContent>
              <w:ins w:author="Rossi Rossi" w:id="18" w:date="2026-09-22T06:56:59Z"/>
              <w:sdt>
                <w:sdtPr>
                  <w:id w:val="-1033594315"/>
                  <w:tag w:val="goog_rdk_128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`iam.serviceAccountApiKeyBindings.create`: Binds the service account to the API key.</w:t>
                    </w:r>
                  </w:ins>
                </w:sdtContent>
              </w:sdt>
              <w:ins w:author="Rossi Rossi" w:id="18" w:date="2026-09-22T06:56:59Z"/>
            </w:sdtContent>
          </w:sdt>
        </w:p>
      </w:sdtContent>
    </w:sdt>
    <w:sdt>
      <w:sdtPr>
        <w:id w:val="-1178176303"/>
        <w:tag w:val="goog_rdk_1285"/>
      </w:sdtPr>
      <w:sdtContent>
        <w:p w:rsidR="00000000" w:rsidDel="00000000" w:rsidP="00000000" w:rsidRDefault="00000000" w:rsidRPr="00000000" w14:paraId="000001BA">
          <w:pPr>
            <w:numPr>
              <w:ilvl w:val="1"/>
              <w:numId w:val="6"/>
            </w:numPr>
            <w:ind w:left="502" w:hanging="360"/>
            <w:rPr>
              <w:ins w:author="Rossi Rossi" w:id="18" w:date="2026-09-22T06:56:59Z"/>
            </w:rPr>
          </w:pPr>
          <w:sdt>
            <w:sdtPr>
              <w:id w:val="1309836968"/>
              <w:tag w:val="goog_rdk_1283"/>
            </w:sdtPr>
            <w:sdtContent>
              <w:ins w:author="Rossi Rossi" w:id="18" w:date="2026-09-22T06:56:59Z"/>
              <w:sdt>
                <w:sdtPr>
                  <w:id w:val="1185136910"/>
                  <w:tag w:val="goog_rdk_128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91931850"/>
        <w:tag w:val="goog_rdk_1288"/>
      </w:sdtPr>
      <w:sdtContent>
        <w:p w:rsidR="00000000" w:rsidDel="00000000" w:rsidP="00000000" w:rsidRDefault="00000000" w:rsidRPr="00000000" w14:paraId="000001BB">
          <w:pPr>
            <w:numPr>
              <w:ilvl w:val="1"/>
              <w:numId w:val="6"/>
            </w:numPr>
            <w:ind w:left="502" w:hanging="360"/>
            <w:rPr>
              <w:ins w:author="Rossi Rossi" w:id="18" w:date="2026-09-22T06:56:59Z"/>
            </w:rPr>
          </w:pPr>
          <w:sdt>
            <w:sdtPr>
              <w:id w:val="150953890"/>
              <w:tag w:val="goog_rdk_1286"/>
            </w:sdtPr>
            <w:sdtContent>
              <w:ins w:author="Rossi Rossi" w:id="18" w:date="2026-09-22T06:56:59Z"/>
              <w:sdt>
                <w:sdtPr>
                  <w:id w:val="-1537097273"/>
                  <w:tag w:val="goog_rdk_128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cannot get administrative access, you can create a new Google Cloud</w:t>
                    </w:r>
                  </w:ins>
                </w:sdtContent>
              </w:sdt>
              <w:ins w:author="Rossi Rossi" w:id="18" w:date="2026-09-22T06:56:59Z"/>
            </w:sdtContent>
          </w:sdt>
        </w:p>
      </w:sdtContent>
    </w:sdt>
    <w:sdt>
      <w:sdtPr>
        <w:id w:val="1705617698"/>
        <w:tag w:val="goog_rdk_1291"/>
      </w:sdtPr>
      <w:sdtContent>
        <w:p w:rsidR="00000000" w:rsidDel="00000000" w:rsidP="00000000" w:rsidRDefault="00000000" w:rsidRPr="00000000" w14:paraId="000001BC">
          <w:pPr>
            <w:numPr>
              <w:ilvl w:val="1"/>
              <w:numId w:val="6"/>
            </w:numPr>
            <w:ind w:left="502" w:hanging="360"/>
            <w:rPr>
              <w:ins w:author="Rossi Rossi" w:id="18" w:date="2026-09-22T06:56:59Z"/>
            </w:rPr>
          </w:pPr>
          <w:sdt>
            <w:sdtPr>
              <w:id w:val="1087348234"/>
              <w:tag w:val="goog_rdk_1289"/>
            </w:sdtPr>
            <w:sdtContent>
              <w:ins w:author="Rossi Rossi" w:id="18" w:date="2026-09-22T06:56:59Z"/>
              <w:sdt>
                <w:sdtPr>
                  <w:id w:val="2003481399"/>
                  <w:tag w:val="goog_rdk_129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project that is not associated with an organization to generate your keys.</w:t>
                    </w:r>
                  </w:ins>
                </w:sdtContent>
              </w:sdt>
              <w:ins w:author="Rossi Rossi" w:id="18" w:date="2026-09-22T06:56:59Z"/>
            </w:sdtContent>
          </w:sdt>
        </w:p>
      </w:sdtContent>
    </w:sdt>
    <w:sdt>
      <w:sdtPr>
        <w:id w:val="-831485084"/>
        <w:tag w:val="goog_rdk_1294"/>
      </w:sdtPr>
      <w:sdtContent>
        <w:p w:rsidR="00000000" w:rsidDel="00000000" w:rsidP="00000000" w:rsidRDefault="00000000" w:rsidRPr="00000000" w14:paraId="000001BD">
          <w:pPr>
            <w:numPr>
              <w:ilvl w:val="1"/>
              <w:numId w:val="6"/>
            </w:numPr>
            <w:ind w:left="502" w:hanging="360"/>
            <w:rPr>
              <w:ins w:author="Rossi Rossi" w:id="18" w:date="2026-09-22T06:56:59Z"/>
            </w:rPr>
          </w:pPr>
          <w:sdt>
            <w:sdtPr>
              <w:id w:val="76057064"/>
              <w:tag w:val="goog_rdk_1292"/>
            </w:sdtPr>
            <w:sdtContent>
              <w:ins w:author="Rossi Rossi" w:id="18" w:date="2026-09-22T06:56:59Z"/>
              <w:sdt>
                <w:sdtPr>
                  <w:id w:val="757100748"/>
                  <w:tag w:val="goog_rdk_129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9195606"/>
        <w:tag w:val="goog_rdk_1297"/>
      </w:sdtPr>
      <w:sdtContent>
        <w:p w:rsidR="00000000" w:rsidDel="00000000" w:rsidP="00000000" w:rsidRDefault="00000000" w:rsidRPr="00000000" w14:paraId="000001BE">
          <w:pPr>
            <w:numPr>
              <w:ilvl w:val="1"/>
              <w:numId w:val="6"/>
            </w:numPr>
            <w:ind w:left="502" w:hanging="360"/>
            <w:rPr>
              <w:ins w:author="Rossi Rossi" w:id="18" w:date="2026-09-22T06:56:59Z"/>
            </w:rPr>
          </w:pPr>
          <w:sdt>
            <w:sdtPr>
              <w:id w:val="-1987140959"/>
              <w:tag w:val="goog_rdk_1295"/>
            </w:sdtPr>
            <w:sdtContent>
              <w:ins w:author="Rossi Rossi" w:id="18" w:date="2026-09-22T06:56:59Z"/>
              <w:sdt>
                <w:sdtPr>
                  <w:id w:val="-1448596133"/>
                  <w:tag w:val="goog_rdk_129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Setting up your environment</w:t>
                    </w:r>
                  </w:ins>
                </w:sdtContent>
              </w:sdt>
              <w:ins w:author="Rossi Rossi" w:id="18" w:date="2026-09-22T06:56:59Z"/>
            </w:sdtContent>
          </w:sdt>
        </w:p>
      </w:sdtContent>
    </w:sdt>
    <w:sdt>
      <w:sdtPr>
        <w:id w:val="-636561488"/>
        <w:tag w:val="goog_rdk_1300"/>
      </w:sdtPr>
      <w:sdtContent>
        <w:p w:rsidR="00000000" w:rsidDel="00000000" w:rsidP="00000000" w:rsidRDefault="00000000" w:rsidRPr="00000000" w14:paraId="000001BF">
          <w:pPr>
            <w:numPr>
              <w:ilvl w:val="1"/>
              <w:numId w:val="6"/>
            </w:numPr>
            <w:ind w:left="502" w:hanging="360"/>
            <w:rPr>
              <w:ins w:author="Rossi Rossi" w:id="18" w:date="2026-09-22T06:56:59Z"/>
            </w:rPr>
          </w:pPr>
          <w:sdt>
            <w:sdtPr>
              <w:id w:val="1119530435"/>
              <w:tag w:val="goog_rdk_1298"/>
            </w:sdtPr>
            <w:sdtContent>
              <w:ins w:author="Rossi Rossi" w:id="18" w:date="2026-09-22T06:56:59Z"/>
              <w:sdt>
                <w:sdtPr>
                  <w:id w:val="1107923325"/>
                  <w:tag w:val="goog_rdk_129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29579702"/>
        <w:tag w:val="goog_rdk_1303"/>
      </w:sdtPr>
      <w:sdtContent>
        <w:p w:rsidR="00000000" w:rsidDel="00000000" w:rsidP="00000000" w:rsidRDefault="00000000" w:rsidRPr="00000000" w14:paraId="000001C0">
          <w:pPr>
            <w:numPr>
              <w:ilvl w:val="1"/>
              <w:numId w:val="6"/>
            </w:numPr>
            <w:ind w:left="502" w:hanging="360"/>
            <w:rPr>
              <w:ins w:author="Rossi Rossi" w:id="18" w:date="2026-09-22T06:56:59Z"/>
            </w:rPr>
          </w:pPr>
          <w:sdt>
            <w:sdtPr>
              <w:id w:val="995348929"/>
              <w:tag w:val="goog_rdk_1301"/>
            </w:sdtPr>
            <w:sdtContent>
              <w:ins w:author="Rossi Rossi" w:id="18" w:date="2026-09-22T06:56:59Z"/>
              <w:sdt>
                <w:sdtPr>
                  <w:id w:val="-2115932870"/>
                  <w:tag w:val="goog_rdk_130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Once you have a key, configure your environment to use it securely in your</w:t>
                    </w:r>
                  </w:ins>
                </w:sdtContent>
              </w:sdt>
              <w:ins w:author="Rossi Rossi" w:id="18" w:date="2026-09-22T06:56:59Z"/>
            </w:sdtContent>
          </w:sdt>
        </w:p>
      </w:sdtContent>
    </w:sdt>
    <w:sdt>
      <w:sdtPr>
        <w:id w:val="-573172398"/>
        <w:tag w:val="goog_rdk_1306"/>
      </w:sdtPr>
      <w:sdtContent>
        <w:p w:rsidR="00000000" w:rsidDel="00000000" w:rsidP="00000000" w:rsidRDefault="00000000" w:rsidRPr="00000000" w14:paraId="000001C1">
          <w:pPr>
            <w:numPr>
              <w:ilvl w:val="1"/>
              <w:numId w:val="6"/>
            </w:numPr>
            <w:ind w:left="502" w:hanging="360"/>
            <w:rPr>
              <w:ins w:author="Rossi Rossi" w:id="18" w:date="2026-09-22T06:56:59Z"/>
            </w:rPr>
          </w:pPr>
          <w:sdt>
            <w:sdtPr>
              <w:id w:val="-947862695"/>
              <w:tag w:val="goog_rdk_1304"/>
            </w:sdtPr>
            <w:sdtContent>
              <w:ins w:author="Rossi Rossi" w:id="18" w:date="2026-09-22T06:56:59Z"/>
              <w:sdt>
                <w:sdtPr>
                  <w:id w:val="-1517684649"/>
                  <w:tag w:val="goog_rdk_130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applications.</w:t>
                    </w:r>
                  </w:ins>
                </w:sdtContent>
              </w:sdt>
              <w:ins w:author="Rossi Rossi" w:id="18" w:date="2026-09-22T06:56:59Z"/>
            </w:sdtContent>
          </w:sdt>
        </w:p>
      </w:sdtContent>
    </w:sdt>
    <w:sdt>
      <w:sdtPr>
        <w:id w:val="-794214955"/>
        <w:tag w:val="goog_rdk_1309"/>
      </w:sdtPr>
      <w:sdtContent>
        <w:p w:rsidR="00000000" w:rsidDel="00000000" w:rsidP="00000000" w:rsidRDefault="00000000" w:rsidRPr="00000000" w14:paraId="000001C2">
          <w:pPr>
            <w:numPr>
              <w:ilvl w:val="1"/>
              <w:numId w:val="6"/>
            </w:numPr>
            <w:ind w:left="502" w:hanging="360"/>
            <w:rPr>
              <w:ins w:author="Rossi Rossi" w:id="18" w:date="2026-09-22T06:56:59Z"/>
            </w:rPr>
          </w:pPr>
          <w:sdt>
            <w:sdtPr>
              <w:id w:val="2080506301"/>
              <w:tag w:val="goog_rdk_1307"/>
            </w:sdtPr>
            <w:sdtContent>
              <w:ins w:author="Rossi Rossi" w:id="18" w:date="2026-09-22T06:56:59Z"/>
              <w:sdt>
                <w:sdtPr>
                  <w:id w:val="735748819"/>
                  <w:tag w:val="goog_rdk_130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02364868"/>
        <w:tag w:val="goog_rdk_1312"/>
      </w:sdtPr>
      <w:sdtContent>
        <w:p w:rsidR="00000000" w:rsidDel="00000000" w:rsidP="00000000" w:rsidRDefault="00000000" w:rsidRPr="00000000" w14:paraId="000001C3">
          <w:pPr>
            <w:numPr>
              <w:ilvl w:val="1"/>
              <w:numId w:val="6"/>
            </w:numPr>
            <w:ind w:left="502" w:hanging="360"/>
            <w:rPr>
              <w:ins w:author="Rossi Rossi" w:id="18" w:date="2026-09-22T06:56:59Z"/>
            </w:rPr>
          </w:pPr>
          <w:sdt>
            <w:sdtPr>
              <w:id w:val="122102435"/>
              <w:tag w:val="goog_rdk_1310"/>
            </w:sdtPr>
            <w:sdtContent>
              <w:ins w:author="Rossi Rossi" w:id="18" w:date="2026-09-22T06:56:59Z"/>
              <w:sdt>
                <w:sdtPr>
                  <w:id w:val="1692497141"/>
                  <w:tag w:val="goog_rdk_131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Option 1: Use environment variables (recommended)</w:t>
                    </w:r>
                  </w:ins>
                </w:sdtContent>
              </w:sdt>
              <w:ins w:author="Rossi Rossi" w:id="18" w:date="2026-09-22T06:56:59Z"/>
            </w:sdtContent>
          </w:sdt>
        </w:p>
      </w:sdtContent>
    </w:sdt>
    <w:sdt>
      <w:sdtPr>
        <w:id w:val="1137247284"/>
        <w:tag w:val="goog_rdk_1315"/>
      </w:sdtPr>
      <w:sdtContent>
        <w:p w:rsidR="00000000" w:rsidDel="00000000" w:rsidP="00000000" w:rsidRDefault="00000000" w:rsidRPr="00000000" w14:paraId="000001C4">
          <w:pPr>
            <w:numPr>
              <w:ilvl w:val="1"/>
              <w:numId w:val="6"/>
            </w:numPr>
            <w:ind w:left="502" w:hanging="360"/>
            <w:rPr>
              <w:ins w:author="Rossi Rossi" w:id="18" w:date="2026-09-22T06:56:59Z"/>
            </w:rPr>
          </w:pPr>
          <w:sdt>
            <w:sdtPr>
              <w:id w:val="-164548641"/>
              <w:tag w:val="goog_rdk_1313"/>
            </w:sdtPr>
            <w:sdtContent>
              <w:ins w:author="Rossi Rossi" w:id="18" w:date="2026-09-22T06:56:59Z"/>
              <w:sdt>
                <w:sdtPr>
                  <w:id w:val="1832386627"/>
                  <w:tag w:val="goog_rdk_131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62480695"/>
        <w:tag w:val="goog_rdk_1318"/>
      </w:sdtPr>
      <w:sdtContent>
        <w:p w:rsidR="00000000" w:rsidDel="00000000" w:rsidP="00000000" w:rsidRDefault="00000000" w:rsidRPr="00000000" w14:paraId="000001C5">
          <w:pPr>
            <w:numPr>
              <w:ilvl w:val="1"/>
              <w:numId w:val="6"/>
            </w:numPr>
            <w:ind w:left="502" w:hanging="360"/>
            <w:rPr>
              <w:ins w:author="Rossi Rossi" w:id="18" w:date="2026-09-22T06:56:59Z"/>
            </w:rPr>
          </w:pPr>
          <w:sdt>
            <w:sdtPr>
              <w:id w:val="-1491856545"/>
              <w:tag w:val="goog_rdk_1316"/>
            </w:sdtPr>
            <w:sdtContent>
              <w:ins w:author="Rossi Rossi" w:id="18" w:date="2026-09-22T06:56:59Z"/>
              <w:sdt>
                <w:sdtPr>
                  <w:id w:val="-1747591048"/>
                  <w:tag w:val="goog_rdk_131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Set the environment variable `GEMINI_API_KEY` or `GOOGLE_API_KEY`. The Gemini</w:t>
                    </w:r>
                  </w:ins>
                </w:sdtContent>
              </w:sdt>
              <w:ins w:author="Rossi Rossi" w:id="18" w:date="2026-09-22T06:56:59Z"/>
            </w:sdtContent>
          </w:sdt>
        </w:p>
      </w:sdtContent>
    </w:sdt>
    <w:sdt>
      <w:sdtPr>
        <w:id w:val="-852088753"/>
        <w:tag w:val="goog_rdk_1321"/>
      </w:sdtPr>
      <w:sdtContent>
        <w:p w:rsidR="00000000" w:rsidDel="00000000" w:rsidP="00000000" w:rsidRDefault="00000000" w:rsidRPr="00000000" w14:paraId="000001C6">
          <w:pPr>
            <w:numPr>
              <w:ilvl w:val="1"/>
              <w:numId w:val="6"/>
            </w:numPr>
            <w:ind w:left="502" w:hanging="360"/>
            <w:rPr>
              <w:ins w:author="Rossi Rossi" w:id="18" w:date="2026-09-22T06:56:59Z"/>
            </w:rPr>
          </w:pPr>
          <w:sdt>
            <w:sdtPr>
              <w:id w:val="-1379331286"/>
              <w:tag w:val="goog_rdk_1319"/>
            </w:sdtPr>
            <w:sdtContent>
              <w:ins w:author="Rossi Rossi" w:id="18" w:date="2026-09-22T06:56:59Z"/>
              <w:sdt>
                <w:sdtPr>
                  <w:id w:val="-494745015"/>
                  <w:tag w:val="goog_rdk_132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API client libraries automatically detect and use these variables. If both are</w:t>
                    </w:r>
                  </w:ins>
                </w:sdtContent>
              </w:sdt>
              <w:ins w:author="Rossi Rossi" w:id="18" w:date="2026-09-22T06:56:59Z"/>
            </w:sdtContent>
          </w:sdt>
        </w:p>
      </w:sdtContent>
    </w:sdt>
    <w:sdt>
      <w:sdtPr>
        <w:id w:val="-983846466"/>
        <w:tag w:val="goog_rdk_1324"/>
      </w:sdtPr>
      <w:sdtContent>
        <w:p w:rsidR="00000000" w:rsidDel="00000000" w:rsidP="00000000" w:rsidRDefault="00000000" w:rsidRPr="00000000" w14:paraId="000001C7">
          <w:pPr>
            <w:numPr>
              <w:ilvl w:val="1"/>
              <w:numId w:val="6"/>
            </w:numPr>
            <w:ind w:left="502" w:hanging="360"/>
            <w:rPr>
              <w:ins w:author="Rossi Rossi" w:id="18" w:date="2026-09-22T06:56:59Z"/>
            </w:rPr>
          </w:pPr>
          <w:sdt>
            <w:sdtPr>
              <w:id w:val="-1276879197"/>
              <w:tag w:val="goog_rdk_1322"/>
            </w:sdtPr>
            <w:sdtContent>
              <w:ins w:author="Rossi Rossi" w:id="18" w:date="2026-09-22T06:56:59Z"/>
              <w:sdt>
                <w:sdtPr>
                  <w:id w:val="-1286984109"/>
                  <w:tag w:val="goog_rdk_132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set, `GOOGLE_API_KEY` takes precedence.</w:t>
                    </w:r>
                  </w:ins>
                </w:sdtContent>
              </w:sdt>
              <w:ins w:author="Rossi Rossi" w:id="18" w:date="2026-09-22T06:56:59Z"/>
            </w:sdtContent>
          </w:sdt>
        </w:p>
      </w:sdtContent>
    </w:sdt>
    <w:sdt>
      <w:sdtPr>
        <w:id w:val="-1249108908"/>
        <w:tag w:val="goog_rdk_1327"/>
      </w:sdtPr>
      <w:sdtContent>
        <w:p w:rsidR="00000000" w:rsidDel="00000000" w:rsidP="00000000" w:rsidRDefault="00000000" w:rsidRPr="00000000" w14:paraId="000001C8">
          <w:pPr>
            <w:numPr>
              <w:ilvl w:val="1"/>
              <w:numId w:val="6"/>
            </w:numPr>
            <w:ind w:left="502" w:hanging="360"/>
            <w:rPr>
              <w:ins w:author="Rossi Rossi" w:id="18" w:date="2026-09-22T06:56:59Z"/>
            </w:rPr>
          </w:pPr>
          <w:sdt>
            <w:sdtPr>
              <w:id w:val="1885317642"/>
              <w:tag w:val="goog_rdk_1325"/>
            </w:sdtPr>
            <w:sdtContent>
              <w:ins w:author="Rossi Rossi" w:id="18" w:date="2026-09-22T06:56:59Z"/>
              <w:sdt>
                <w:sdtPr>
                  <w:id w:val="-946706520"/>
                  <w:tag w:val="goog_rdk_132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53139334"/>
        <w:tag w:val="goog_rdk_1330"/>
      </w:sdtPr>
      <w:sdtContent>
        <w:p w:rsidR="00000000" w:rsidDel="00000000" w:rsidP="00000000" w:rsidRDefault="00000000" w:rsidRPr="00000000" w14:paraId="000001C9">
          <w:pPr>
            <w:numPr>
              <w:ilvl w:val="1"/>
              <w:numId w:val="6"/>
            </w:numPr>
            <w:ind w:left="502" w:hanging="360"/>
            <w:rPr>
              <w:ins w:author="Rossi Rossi" w:id="18" w:date="2026-09-22T06:56:59Z"/>
            </w:rPr>
          </w:pPr>
          <w:sdt>
            <w:sdtPr>
              <w:id w:val="-1437868874"/>
              <w:tag w:val="goog_rdk_1328"/>
            </w:sdtPr>
            <w:sdtContent>
              <w:ins w:author="Rossi Rossi" w:id="18" w:date="2026-09-22T06:56:59Z"/>
              <w:sdt>
                <w:sdtPr>
                  <w:id w:val="-273056547"/>
                  <w:tag w:val="goog_rdk_132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Select your operating system to set the variable:</w:t>
                    </w:r>
                  </w:ins>
                </w:sdtContent>
              </w:sdt>
              <w:ins w:author="Rossi Rossi" w:id="18" w:date="2026-09-22T06:56:59Z"/>
            </w:sdtContent>
          </w:sdt>
        </w:p>
      </w:sdtContent>
    </w:sdt>
    <w:sdt>
      <w:sdtPr>
        <w:id w:val="-1780848619"/>
        <w:tag w:val="goog_rdk_1333"/>
      </w:sdtPr>
      <w:sdtContent>
        <w:p w:rsidR="00000000" w:rsidDel="00000000" w:rsidP="00000000" w:rsidRDefault="00000000" w:rsidRPr="00000000" w14:paraId="000001CA">
          <w:pPr>
            <w:numPr>
              <w:ilvl w:val="1"/>
              <w:numId w:val="6"/>
            </w:numPr>
            <w:ind w:left="502" w:hanging="360"/>
            <w:rPr>
              <w:ins w:author="Rossi Rossi" w:id="18" w:date="2026-09-22T06:56:59Z"/>
            </w:rPr>
          </w:pPr>
          <w:sdt>
            <w:sdtPr>
              <w:id w:val="1515965297"/>
              <w:tag w:val="goog_rdk_1331"/>
            </w:sdtPr>
            <w:sdtContent>
              <w:ins w:author="Rossi Rossi" w:id="18" w:date="2026-09-22T06:56:59Z"/>
              <w:sdt>
                <w:sdtPr>
                  <w:id w:val="-329682628"/>
                  <w:tag w:val="goog_rdk_133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87185847"/>
        <w:tag w:val="goog_rdk_1336"/>
      </w:sdtPr>
      <w:sdtContent>
        <w:p w:rsidR="00000000" w:rsidDel="00000000" w:rsidP="00000000" w:rsidRDefault="00000000" w:rsidRPr="00000000" w14:paraId="000001CB">
          <w:pPr>
            <w:numPr>
              <w:ilvl w:val="1"/>
              <w:numId w:val="6"/>
            </w:numPr>
            <w:ind w:left="502" w:hanging="360"/>
            <w:rPr>
              <w:ins w:author="Rossi Rossi" w:id="18" w:date="2026-09-22T06:56:59Z"/>
            </w:rPr>
          </w:pPr>
          <w:sdt>
            <w:sdtPr>
              <w:id w:val="-413530474"/>
              <w:tag w:val="goog_rdk_1334"/>
            </w:sdtPr>
            <w:sdtContent>
              <w:ins w:author="Rossi Rossi" w:id="18" w:date="2026-09-22T06:56:59Z"/>
              <w:sdt>
                <w:sdtPr>
                  <w:id w:val="-2070535197"/>
                  <w:tag w:val="goog_rdk_133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Linux/macOS - Bash</w:t>
                    </w:r>
                  </w:ins>
                </w:sdtContent>
              </w:sdt>
              <w:ins w:author="Rossi Rossi" w:id="18" w:date="2026-09-22T06:56:59Z"/>
            </w:sdtContent>
          </w:sdt>
        </w:p>
      </w:sdtContent>
    </w:sdt>
    <w:sdt>
      <w:sdtPr>
        <w:id w:val="1909897602"/>
        <w:tag w:val="goog_rdk_1339"/>
      </w:sdtPr>
      <w:sdtContent>
        <w:p w:rsidR="00000000" w:rsidDel="00000000" w:rsidP="00000000" w:rsidRDefault="00000000" w:rsidRPr="00000000" w14:paraId="000001CC">
          <w:pPr>
            <w:numPr>
              <w:ilvl w:val="1"/>
              <w:numId w:val="6"/>
            </w:numPr>
            <w:ind w:left="502" w:hanging="360"/>
            <w:rPr>
              <w:ins w:author="Rossi Rossi" w:id="18" w:date="2026-09-22T06:56:59Z"/>
            </w:rPr>
          </w:pPr>
          <w:sdt>
            <w:sdtPr>
              <w:id w:val="702264860"/>
              <w:tag w:val="goog_rdk_1337"/>
            </w:sdtPr>
            <w:sdtContent>
              <w:ins w:author="Rossi Rossi" w:id="18" w:date="2026-09-22T06:56:59Z"/>
              <w:sdt>
                <w:sdtPr>
                  <w:id w:val="-1223245274"/>
                  <w:tag w:val="goog_rdk_133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48866726"/>
        <w:tag w:val="goog_rdk_1342"/>
      </w:sdtPr>
      <w:sdtContent>
        <w:p w:rsidR="00000000" w:rsidDel="00000000" w:rsidP="00000000" w:rsidRDefault="00000000" w:rsidRPr="00000000" w14:paraId="000001CD">
          <w:pPr>
            <w:numPr>
              <w:ilvl w:val="1"/>
              <w:numId w:val="6"/>
            </w:numPr>
            <w:ind w:left="502" w:hanging="360"/>
            <w:rPr>
              <w:ins w:author="Rossi Rossi" w:id="18" w:date="2026-09-22T06:56:59Z"/>
            </w:rPr>
          </w:pPr>
          <w:sdt>
            <w:sdtPr>
              <w:id w:val="1539474903"/>
              <w:tag w:val="goog_rdk_1340"/>
            </w:sdtPr>
            <w:sdtContent>
              <w:ins w:author="Rossi Rossi" w:id="18" w:date="2026-09-22T06:56:59Z"/>
              <w:sdt>
                <w:sdtPr>
                  <w:id w:val="-1181956610"/>
                  <w:tag w:val="goog_rdk_134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Verify if you have a bash configuration file:</w:t>
                    </w:r>
                  </w:ins>
                </w:sdtContent>
              </w:sdt>
              <w:ins w:author="Rossi Rossi" w:id="18" w:date="2026-09-22T06:56:59Z"/>
            </w:sdtContent>
          </w:sdt>
        </w:p>
      </w:sdtContent>
    </w:sdt>
    <w:sdt>
      <w:sdtPr>
        <w:id w:val="45282790"/>
        <w:tag w:val="goog_rdk_1345"/>
      </w:sdtPr>
      <w:sdtContent>
        <w:p w:rsidR="00000000" w:rsidDel="00000000" w:rsidP="00000000" w:rsidRDefault="00000000" w:rsidRPr="00000000" w14:paraId="000001CE">
          <w:pPr>
            <w:numPr>
              <w:ilvl w:val="1"/>
              <w:numId w:val="6"/>
            </w:numPr>
            <w:ind w:left="502" w:hanging="360"/>
            <w:rPr>
              <w:ins w:author="Rossi Rossi" w:id="18" w:date="2026-09-22T06:56:59Z"/>
            </w:rPr>
          </w:pPr>
          <w:sdt>
            <w:sdtPr>
              <w:id w:val="1482662354"/>
              <w:tag w:val="goog_rdk_1343"/>
            </w:sdtPr>
            <w:sdtContent>
              <w:ins w:author="Rossi Rossi" w:id="18" w:date="2026-09-22T06:56:59Z"/>
              <w:sdt>
                <w:sdtPr>
                  <w:id w:val="1424656415"/>
                  <w:tag w:val="goog_rdk_134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35408539"/>
        <w:tag w:val="goog_rdk_1348"/>
      </w:sdtPr>
      <w:sdtContent>
        <w:p w:rsidR="00000000" w:rsidDel="00000000" w:rsidP="00000000" w:rsidRDefault="00000000" w:rsidRPr="00000000" w14:paraId="000001CF">
          <w:pPr>
            <w:numPr>
              <w:ilvl w:val="1"/>
              <w:numId w:val="6"/>
            </w:numPr>
            <w:ind w:left="502" w:hanging="360"/>
            <w:rPr>
              <w:ins w:author="Rossi Rossi" w:id="18" w:date="2026-09-22T06:56:59Z"/>
            </w:rPr>
          </w:pPr>
          <w:sdt>
            <w:sdtPr>
              <w:id w:val="-1706441850"/>
              <w:tag w:val="goog_rdk_1346"/>
            </w:sdtPr>
            <w:sdtContent>
              <w:ins w:author="Rossi Rossi" w:id="18" w:date="2026-09-22T06:56:59Z"/>
              <w:sdt>
                <w:sdtPr>
                  <w:id w:val="246112150"/>
                  <w:tag w:val="goog_rdk_134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~/.bashrc</w:t>
                    </w:r>
                  </w:ins>
                </w:sdtContent>
              </w:sdt>
              <w:ins w:author="Rossi Rossi" w:id="18" w:date="2026-09-22T06:56:59Z"/>
            </w:sdtContent>
          </w:sdt>
        </w:p>
      </w:sdtContent>
    </w:sdt>
    <w:sdt>
      <w:sdtPr>
        <w:id w:val="-1550366808"/>
        <w:tag w:val="goog_rdk_1351"/>
      </w:sdtPr>
      <w:sdtContent>
        <w:p w:rsidR="00000000" w:rsidDel="00000000" w:rsidP="00000000" w:rsidRDefault="00000000" w:rsidRPr="00000000" w14:paraId="000001D0">
          <w:pPr>
            <w:numPr>
              <w:ilvl w:val="1"/>
              <w:numId w:val="6"/>
            </w:numPr>
            <w:ind w:left="502" w:hanging="360"/>
            <w:rPr>
              <w:ins w:author="Rossi Rossi" w:id="18" w:date="2026-09-22T06:56:59Z"/>
            </w:rPr>
          </w:pPr>
          <w:sdt>
            <w:sdtPr>
              <w:id w:val="876105185"/>
              <w:tag w:val="goog_rdk_1349"/>
            </w:sdtPr>
            <w:sdtContent>
              <w:ins w:author="Rossi Rossi" w:id="18" w:date="2026-09-22T06:56:59Z"/>
              <w:sdt>
                <w:sdtPr>
                  <w:id w:val="2043630292"/>
                  <w:tag w:val="goog_rdk_135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40928260"/>
        <w:tag w:val="goog_rdk_1354"/>
      </w:sdtPr>
      <w:sdtContent>
        <w:p w:rsidR="00000000" w:rsidDel="00000000" w:rsidP="00000000" w:rsidRDefault="00000000" w:rsidRPr="00000000" w14:paraId="000001D1">
          <w:pPr>
            <w:numPr>
              <w:ilvl w:val="1"/>
              <w:numId w:val="6"/>
            </w:numPr>
            <w:ind w:left="502" w:hanging="360"/>
            <w:rPr>
              <w:ins w:author="Rossi Rossi" w:id="18" w:date="2026-09-22T06:56:59Z"/>
            </w:rPr>
          </w:pPr>
          <w:sdt>
            <w:sdtPr>
              <w:id w:val="-1703577111"/>
              <w:tag w:val="goog_rdk_1352"/>
            </w:sdtPr>
            <w:sdtContent>
              <w:ins w:author="Rossi Rossi" w:id="18" w:date="2026-09-22T06:56:59Z"/>
              <w:sdt>
                <w:sdtPr>
                  <w:id w:val="-60008516"/>
                  <w:tag w:val="goog_rdk_135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not, create one and open it:</w:t>
                    </w:r>
                  </w:ins>
                </w:sdtContent>
              </w:sdt>
              <w:ins w:author="Rossi Rossi" w:id="18" w:date="2026-09-22T06:56:59Z"/>
            </w:sdtContent>
          </w:sdt>
        </w:p>
      </w:sdtContent>
    </w:sdt>
    <w:sdt>
      <w:sdtPr>
        <w:id w:val="-1866453004"/>
        <w:tag w:val="goog_rdk_1357"/>
      </w:sdtPr>
      <w:sdtContent>
        <w:p w:rsidR="00000000" w:rsidDel="00000000" w:rsidP="00000000" w:rsidRDefault="00000000" w:rsidRPr="00000000" w14:paraId="000001D2">
          <w:pPr>
            <w:numPr>
              <w:ilvl w:val="1"/>
              <w:numId w:val="6"/>
            </w:numPr>
            <w:ind w:left="502" w:hanging="360"/>
            <w:rPr>
              <w:ins w:author="Rossi Rossi" w:id="18" w:date="2026-09-22T06:56:59Z"/>
            </w:rPr>
          </w:pPr>
          <w:sdt>
            <w:sdtPr>
              <w:id w:val="1924764277"/>
              <w:tag w:val="goog_rdk_1355"/>
            </w:sdtPr>
            <w:sdtContent>
              <w:ins w:author="Rossi Rossi" w:id="18" w:date="2026-09-22T06:56:59Z"/>
              <w:sdt>
                <w:sdtPr>
                  <w:id w:val="1358373957"/>
                  <w:tag w:val="goog_rdk_135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22667468"/>
        <w:tag w:val="goog_rdk_1360"/>
      </w:sdtPr>
      <w:sdtContent>
        <w:p w:rsidR="00000000" w:rsidDel="00000000" w:rsidP="00000000" w:rsidRDefault="00000000" w:rsidRPr="00000000" w14:paraId="000001D3">
          <w:pPr>
            <w:numPr>
              <w:ilvl w:val="1"/>
              <w:numId w:val="6"/>
            </w:numPr>
            <w:ind w:left="502" w:hanging="360"/>
            <w:rPr>
              <w:ins w:author="Rossi Rossi" w:id="18" w:date="2026-09-22T06:56:59Z"/>
            </w:rPr>
          </w:pPr>
          <w:sdt>
            <w:sdtPr>
              <w:id w:val="-931052959"/>
              <w:tag w:val="goog_rdk_1358"/>
            </w:sdtPr>
            <w:sdtContent>
              <w:ins w:author="Rossi Rossi" w:id="18" w:date="2026-09-22T06:56:59Z"/>
              <w:sdt>
                <w:sdtPr>
                  <w:id w:val="212176748"/>
                  <w:tag w:val="goog_rdk_135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touch ~/.bashrc &amp;&amp; open ~/.bashrc</w:t>
                    </w:r>
                  </w:ins>
                </w:sdtContent>
              </w:sdt>
              <w:ins w:author="Rossi Rossi" w:id="18" w:date="2026-09-22T06:56:59Z"/>
            </w:sdtContent>
          </w:sdt>
        </w:p>
      </w:sdtContent>
    </w:sdt>
    <w:sdt>
      <w:sdtPr>
        <w:id w:val="1782617586"/>
        <w:tag w:val="goog_rdk_1363"/>
      </w:sdtPr>
      <w:sdtContent>
        <w:p w:rsidR="00000000" w:rsidDel="00000000" w:rsidP="00000000" w:rsidRDefault="00000000" w:rsidRPr="00000000" w14:paraId="000001D4">
          <w:pPr>
            <w:numPr>
              <w:ilvl w:val="1"/>
              <w:numId w:val="6"/>
            </w:numPr>
            <w:ind w:left="502" w:hanging="360"/>
            <w:rPr>
              <w:ins w:author="Rossi Rossi" w:id="18" w:date="2026-09-22T06:56:59Z"/>
            </w:rPr>
          </w:pPr>
          <w:sdt>
            <w:sdtPr>
              <w:id w:val="-198119605"/>
              <w:tag w:val="goog_rdk_1361"/>
            </w:sdtPr>
            <w:sdtContent>
              <w:ins w:author="Rossi Rossi" w:id="18" w:date="2026-09-22T06:56:59Z"/>
              <w:sdt>
                <w:sdtPr>
                  <w:id w:val="2123137227"/>
                  <w:tag w:val="goog_rdk_136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768950550"/>
        <w:tag w:val="goog_rdk_1366"/>
      </w:sdtPr>
      <w:sdtContent>
        <w:p w:rsidR="00000000" w:rsidDel="00000000" w:rsidP="00000000" w:rsidRDefault="00000000" w:rsidRPr="00000000" w14:paraId="000001D5">
          <w:pPr>
            <w:numPr>
              <w:ilvl w:val="1"/>
              <w:numId w:val="6"/>
            </w:numPr>
            <w:ind w:left="502" w:hanging="360"/>
            <w:rPr>
              <w:ins w:author="Rossi Rossi" w:id="18" w:date="2026-09-22T06:56:59Z"/>
            </w:rPr>
          </w:pPr>
          <w:sdt>
            <w:sdtPr>
              <w:id w:val="999761741"/>
              <w:tag w:val="goog_rdk_1364"/>
            </w:sdtPr>
            <w:sdtContent>
              <w:ins w:author="Rossi Rossi" w:id="18" w:date="2026-09-22T06:56:59Z"/>
              <w:sdt>
                <w:sdtPr>
                  <w:id w:val="1297838635"/>
                  <w:tag w:val="goog_rdk_136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Add the export command at the end of the file:</w:t>
                    </w:r>
                  </w:ins>
                </w:sdtContent>
              </w:sdt>
              <w:ins w:author="Rossi Rossi" w:id="18" w:date="2026-09-22T06:56:59Z"/>
            </w:sdtContent>
          </w:sdt>
        </w:p>
      </w:sdtContent>
    </w:sdt>
    <w:sdt>
      <w:sdtPr>
        <w:id w:val="728225593"/>
        <w:tag w:val="goog_rdk_1369"/>
      </w:sdtPr>
      <w:sdtContent>
        <w:p w:rsidR="00000000" w:rsidDel="00000000" w:rsidP="00000000" w:rsidRDefault="00000000" w:rsidRPr="00000000" w14:paraId="000001D6">
          <w:pPr>
            <w:numPr>
              <w:ilvl w:val="1"/>
              <w:numId w:val="6"/>
            </w:numPr>
            <w:ind w:left="502" w:hanging="360"/>
            <w:rPr>
              <w:ins w:author="Rossi Rossi" w:id="18" w:date="2026-09-22T06:56:59Z"/>
            </w:rPr>
          </w:pPr>
          <w:sdt>
            <w:sdtPr>
              <w:id w:val="-1298129690"/>
              <w:tag w:val="goog_rdk_1367"/>
            </w:sdtPr>
            <w:sdtContent>
              <w:ins w:author="Rossi Rossi" w:id="18" w:date="2026-09-22T06:56:59Z"/>
              <w:sdt>
                <w:sdtPr>
                  <w:id w:val="1406631654"/>
                  <w:tag w:val="goog_rdk_136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283497108"/>
        <w:tag w:val="goog_rdk_1372"/>
      </w:sdtPr>
      <w:sdtContent>
        <w:p w:rsidR="00000000" w:rsidDel="00000000" w:rsidP="00000000" w:rsidRDefault="00000000" w:rsidRPr="00000000" w14:paraId="000001D7">
          <w:pPr>
            <w:numPr>
              <w:ilvl w:val="1"/>
              <w:numId w:val="6"/>
            </w:numPr>
            <w:ind w:left="502" w:hanging="360"/>
            <w:rPr>
              <w:ins w:author="Rossi Rossi" w:id="18" w:date="2026-09-22T06:56:59Z"/>
            </w:rPr>
          </w:pPr>
          <w:sdt>
            <w:sdtPr>
              <w:id w:val="726414201"/>
              <w:tag w:val="goog_rdk_1370"/>
            </w:sdtPr>
            <w:sdtContent>
              <w:ins w:author="Rossi Rossi" w:id="18" w:date="2026-09-22T06:56:59Z"/>
              <w:sdt>
                <w:sdtPr>
                  <w:id w:val="1584923971"/>
                  <w:tag w:val="goog_rdk_137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export GEMINI_API_KEY=&lt;YOUR_API_KEY_HERE&gt;</w:t>
                    </w:r>
                  </w:ins>
                </w:sdtContent>
              </w:sdt>
              <w:ins w:author="Rossi Rossi" w:id="18" w:date="2026-09-22T06:56:59Z"/>
            </w:sdtContent>
          </w:sdt>
        </w:p>
      </w:sdtContent>
    </w:sdt>
    <w:sdt>
      <w:sdtPr>
        <w:id w:val="130799488"/>
        <w:tag w:val="goog_rdk_1375"/>
      </w:sdtPr>
      <w:sdtContent>
        <w:p w:rsidR="00000000" w:rsidDel="00000000" w:rsidP="00000000" w:rsidRDefault="00000000" w:rsidRPr="00000000" w14:paraId="000001D8">
          <w:pPr>
            <w:numPr>
              <w:ilvl w:val="1"/>
              <w:numId w:val="6"/>
            </w:numPr>
            <w:ind w:left="502" w:hanging="360"/>
            <w:rPr>
              <w:ins w:author="Rossi Rossi" w:id="18" w:date="2026-09-22T06:56:59Z"/>
            </w:rPr>
          </w:pPr>
          <w:sdt>
            <w:sdtPr>
              <w:id w:val="339450816"/>
              <w:tag w:val="goog_rdk_1373"/>
            </w:sdtPr>
            <w:sdtContent>
              <w:ins w:author="Rossi Rossi" w:id="18" w:date="2026-09-22T06:56:59Z"/>
              <w:sdt>
                <w:sdtPr>
                  <w:id w:val="-1765353678"/>
                  <w:tag w:val="goog_rdk_137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09992893"/>
        <w:tag w:val="goog_rdk_1378"/>
      </w:sdtPr>
      <w:sdtContent>
        <w:p w:rsidR="00000000" w:rsidDel="00000000" w:rsidP="00000000" w:rsidRDefault="00000000" w:rsidRPr="00000000" w14:paraId="000001D9">
          <w:pPr>
            <w:numPr>
              <w:ilvl w:val="1"/>
              <w:numId w:val="6"/>
            </w:numPr>
            <w:ind w:left="502" w:hanging="360"/>
            <w:rPr>
              <w:ins w:author="Rossi Rossi" w:id="18" w:date="2026-09-22T06:56:59Z"/>
            </w:rPr>
          </w:pPr>
          <w:sdt>
            <w:sdtPr>
              <w:id w:val="-43974399"/>
              <w:tag w:val="goog_rdk_1376"/>
            </w:sdtPr>
            <w:sdtContent>
              <w:ins w:author="Rossi Rossi" w:id="18" w:date="2026-09-22T06:56:59Z"/>
              <w:sdt>
                <w:sdtPr>
                  <w:id w:val="-1687815817"/>
                  <w:tag w:val="goog_rdk_137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Save the file, then apply the changes:</w:t>
                    </w:r>
                  </w:ins>
                </w:sdtContent>
              </w:sdt>
              <w:ins w:author="Rossi Rossi" w:id="18" w:date="2026-09-22T06:56:59Z"/>
            </w:sdtContent>
          </w:sdt>
        </w:p>
      </w:sdtContent>
    </w:sdt>
    <w:sdt>
      <w:sdtPr>
        <w:id w:val="-554233472"/>
        <w:tag w:val="goog_rdk_1381"/>
      </w:sdtPr>
      <w:sdtContent>
        <w:p w:rsidR="00000000" w:rsidDel="00000000" w:rsidP="00000000" w:rsidRDefault="00000000" w:rsidRPr="00000000" w14:paraId="000001DA">
          <w:pPr>
            <w:numPr>
              <w:ilvl w:val="1"/>
              <w:numId w:val="6"/>
            </w:numPr>
            <w:ind w:left="502" w:hanging="360"/>
            <w:rPr>
              <w:ins w:author="Rossi Rossi" w:id="18" w:date="2026-09-22T06:56:59Z"/>
            </w:rPr>
          </w:pPr>
          <w:sdt>
            <w:sdtPr>
              <w:id w:val="447562999"/>
              <w:tag w:val="goog_rdk_1379"/>
            </w:sdtPr>
            <w:sdtContent>
              <w:ins w:author="Rossi Rossi" w:id="18" w:date="2026-09-22T06:56:59Z"/>
              <w:sdt>
                <w:sdtPr>
                  <w:id w:val="2111632612"/>
                  <w:tag w:val="goog_rdk_138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681129410"/>
        <w:tag w:val="goog_rdk_1384"/>
      </w:sdtPr>
      <w:sdtContent>
        <w:p w:rsidR="00000000" w:rsidDel="00000000" w:rsidP="00000000" w:rsidRDefault="00000000" w:rsidRPr="00000000" w14:paraId="000001DB">
          <w:pPr>
            <w:numPr>
              <w:ilvl w:val="1"/>
              <w:numId w:val="6"/>
            </w:numPr>
            <w:ind w:left="502" w:hanging="360"/>
            <w:rPr>
              <w:ins w:author="Rossi Rossi" w:id="18" w:date="2026-09-22T06:56:59Z"/>
            </w:rPr>
          </w:pPr>
          <w:sdt>
            <w:sdtPr>
              <w:id w:val="-2067379269"/>
              <w:tag w:val="goog_rdk_1382"/>
            </w:sdtPr>
            <w:sdtContent>
              <w:ins w:author="Rossi Rossi" w:id="18" w:date="2026-09-22T06:56:59Z"/>
              <w:sdt>
                <w:sdtPr>
                  <w:id w:val="563066791"/>
                  <w:tag w:val="goog_rdk_138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source ~/.bashrc</w:t>
                    </w:r>
                  </w:ins>
                </w:sdtContent>
              </w:sdt>
              <w:ins w:author="Rossi Rossi" w:id="18" w:date="2026-09-22T06:56:59Z"/>
            </w:sdtContent>
          </w:sdt>
        </w:p>
      </w:sdtContent>
    </w:sdt>
    <w:sdt>
      <w:sdtPr>
        <w:id w:val="934978762"/>
        <w:tag w:val="goog_rdk_1387"/>
      </w:sdtPr>
      <w:sdtContent>
        <w:p w:rsidR="00000000" w:rsidDel="00000000" w:rsidP="00000000" w:rsidRDefault="00000000" w:rsidRPr="00000000" w14:paraId="000001DC">
          <w:pPr>
            <w:numPr>
              <w:ilvl w:val="1"/>
              <w:numId w:val="6"/>
            </w:numPr>
            <w:ind w:left="502" w:hanging="360"/>
            <w:rPr>
              <w:ins w:author="Rossi Rossi" w:id="18" w:date="2026-09-22T06:56:59Z"/>
            </w:rPr>
          </w:pPr>
          <w:sdt>
            <w:sdtPr>
              <w:id w:val="672848226"/>
              <w:tag w:val="goog_rdk_1385"/>
            </w:sdtPr>
            <w:sdtContent>
              <w:ins w:author="Rossi Rossi" w:id="18" w:date="2026-09-22T06:56:59Z"/>
              <w:sdt>
                <w:sdtPr>
                  <w:id w:val="-1048509225"/>
                  <w:tag w:val="goog_rdk_138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75498602"/>
        <w:tag w:val="goog_rdk_1390"/>
      </w:sdtPr>
      <w:sdtContent>
        <w:p w:rsidR="00000000" w:rsidDel="00000000" w:rsidP="00000000" w:rsidRDefault="00000000" w:rsidRPr="00000000" w14:paraId="000001DD">
          <w:pPr>
            <w:numPr>
              <w:ilvl w:val="1"/>
              <w:numId w:val="6"/>
            </w:numPr>
            <w:ind w:left="502" w:hanging="360"/>
            <w:rPr>
              <w:ins w:author="Rossi Rossi" w:id="18" w:date="2026-09-22T06:56:59Z"/>
            </w:rPr>
          </w:pPr>
          <w:sdt>
            <w:sdtPr>
              <w:id w:val="1256553990"/>
              <w:tag w:val="goog_rdk_1388"/>
            </w:sdtPr>
            <w:sdtContent>
              <w:ins w:author="Rossi Rossi" w:id="18" w:date="2026-09-22T06:56:59Z"/>
              <w:sdt>
                <w:sdtPr>
                  <w:id w:val="-1262324445"/>
                  <w:tag w:val="goog_rdk_138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macOS - Zsh</w:t>
                    </w:r>
                  </w:ins>
                </w:sdtContent>
              </w:sdt>
              <w:ins w:author="Rossi Rossi" w:id="18" w:date="2026-09-22T06:56:59Z"/>
            </w:sdtContent>
          </w:sdt>
        </w:p>
      </w:sdtContent>
    </w:sdt>
    <w:sdt>
      <w:sdtPr>
        <w:id w:val="-198940559"/>
        <w:tag w:val="goog_rdk_1393"/>
      </w:sdtPr>
      <w:sdtContent>
        <w:p w:rsidR="00000000" w:rsidDel="00000000" w:rsidP="00000000" w:rsidRDefault="00000000" w:rsidRPr="00000000" w14:paraId="000001DE">
          <w:pPr>
            <w:numPr>
              <w:ilvl w:val="1"/>
              <w:numId w:val="6"/>
            </w:numPr>
            <w:ind w:left="502" w:hanging="360"/>
            <w:rPr>
              <w:ins w:author="Rossi Rossi" w:id="18" w:date="2026-09-22T06:56:59Z"/>
            </w:rPr>
          </w:pPr>
          <w:sdt>
            <w:sdtPr>
              <w:id w:val="1391497846"/>
              <w:tag w:val="goog_rdk_1391"/>
            </w:sdtPr>
            <w:sdtContent>
              <w:ins w:author="Rossi Rossi" w:id="18" w:date="2026-09-22T06:56:59Z"/>
              <w:sdt>
                <w:sdtPr>
                  <w:id w:val="-474740946"/>
                  <w:tag w:val="goog_rdk_139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66276606"/>
        <w:tag w:val="goog_rdk_1396"/>
      </w:sdtPr>
      <w:sdtContent>
        <w:p w:rsidR="00000000" w:rsidDel="00000000" w:rsidP="00000000" w:rsidRDefault="00000000" w:rsidRPr="00000000" w14:paraId="000001DF">
          <w:pPr>
            <w:numPr>
              <w:ilvl w:val="1"/>
              <w:numId w:val="6"/>
            </w:numPr>
            <w:ind w:left="502" w:hanging="360"/>
            <w:rPr>
              <w:ins w:author="Rossi Rossi" w:id="18" w:date="2026-09-22T06:56:59Z"/>
            </w:rPr>
          </w:pPr>
          <w:sdt>
            <w:sdtPr>
              <w:id w:val="-64142370"/>
              <w:tag w:val="goog_rdk_1394"/>
            </w:sdtPr>
            <w:sdtContent>
              <w:ins w:author="Rossi Rossi" w:id="18" w:date="2026-09-22T06:56:59Z"/>
              <w:sdt>
                <w:sdtPr>
                  <w:id w:val="-1032503278"/>
                  <w:tag w:val="goog_rdk_139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Verify if you have a zsh configuration file:</w:t>
                    </w:r>
                  </w:ins>
                </w:sdtContent>
              </w:sdt>
              <w:ins w:author="Rossi Rossi" w:id="18" w:date="2026-09-22T06:56:59Z"/>
            </w:sdtContent>
          </w:sdt>
        </w:p>
      </w:sdtContent>
    </w:sdt>
    <w:sdt>
      <w:sdtPr>
        <w:id w:val="790165659"/>
        <w:tag w:val="goog_rdk_1399"/>
      </w:sdtPr>
      <w:sdtContent>
        <w:p w:rsidR="00000000" w:rsidDel="00000000" w:rsidP="00000000" w:rsidRDefault="00000000" w:rsidRPr="00000000" w14:paraId="000001E0">
          <w:pPr>
            <w:numPr>
              <w:ilvl w:val="1"/>
              <w:numId w:val="6"/>
            </w:numPr>
            <w:ind w:left="502" w:hanging="360"/>
            <w:rPr>
              <w:ins w:author="Rossi Rossi" w:id="18" w:date="2026-09-22T06:56:59Z"/>
            </w:rPr>
          </w:pPr>
          <w:sdt>
            <w:sdtPr>
              <w:id w:val="-2123386454"/>
              <w:tag w:val="goog_rdk_1397"/>
            </w:sdtPr>
            <w:sdtContent>
              <w:ins w:author="Rossi Rossi" w:id="18" w:date="2026-09-22T06:56:59Z"/>
              <w:sdt>
                <w:sdtPr>
                  <w:id w:val="254401789"/>
                  <w:tag w:val="goog_rdk_139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15777275"/>
        <w:tag w:val="goog_rdk_1402"/>
      </w:sdtPr>
      <w:sdtContent>
        <w:p w:rsidR="00000000" w:rsidDel="00000000" w:rsidP="00000000" w:rsidRDefault="00000000" w:rsidRPr="00000000" w14:paraId="000001E1">
          <w:pPr>
            <w:numPr>
              <w:ilvl w:val="1"/>
              <w:numId w:val="6"/>
            </w:numPr>
            <w:ind w:left="502" w:hanging="360"/>
            <w:rPr>
              <w:ins w:author="Rossi Rossi" w:id="18" w:date="2026-09-22T06:56:59Z"/>
            </w:rPr>
          </w:pPr>
          <w:sdt>
            <w:sdtPr>
              <w:id w:val="1356994780"/>
              <w:tag w:val="goog_rdk_1400"/>
            </w:sdtPr>
            <w:sdtContent>
              <w:ins w:author="Rossi Rossi" w:id="18" w:date="2026-09-22T06:56:59Z"/>
              <w:sdt>
                <w:sdtPr>
                  <w:id w:val="83104187"/>
                  <w:tag w:val="goog_rdk_140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~/.zshrc</w:t>
                    </w:r>
                  </w:ins>
                </w:sdtContent>
              </w:sdt>
              <w:ins w:author="Rossi Rossi" w:id="18" w:date="2026-09-22T06:56:59Z"/>
            </w:sdtContent>
          </w:sdt>
        </w:p>
      </w:sdtContent>
    </w:sdt>
    <w:sdt>
      <w:sdtPr>
        <w:id w:val="-191772403"/>
        <w:tag w:val="goog_rdk_1405"/>
      </w:sdtPr>
      <w:sdtContent>
        <w:p w:rsidR="00000000" w:rsidDel="00000000" w:rsidP="00000000" w:rsidRDefault="00000000" w:rsidRPr="00000000" w14:paraId="000001E2">
          <w:pPr>
            <w:numPr>
              <w:ilvl w:val="1"/>
              <w:numId w:val="6"/>
            </w:numPr>
            <w:ind w:left="502" w:hanging="360"/>
            <w:rPr>
              <w:ins w:author="Rossi Rossi" w:id="18" w:date="2026-09-22T06:56:59Z"/>
            </w:rPr>
          </w:pPr>
          <w:sdt>
            <w:sdtPr>
              <w:id w:val="-973008580"/>
              <w:tag w:val="goog_rdk_1403"/>
            </w:sdtPr>
            <w:sdtContent>
              <w:ins w:author="Rossi Rossi" w:id="18" w:date="2026-09-22T06:56:59Z"/>
              <w:sdt>
                <w:sdtPr>
                  <w:id w:val="784751238"/>
                  <w:tag w:val="goog_rdk_140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73533454"/>
        <w:tag w:val="goog_rdk_1408"/>
      </w:sdtPr>
      <w:sdtContent>
        <w:p w:rsidR="00000000" w:rsidDel="00000000" w:rsidP="00000000" w:rsidRDefault="00000000" w:rsidRPr="00000000" w14:paraId="000001E3">
          <w:pPr>
            <w:numPr>
              <w:ilvl w:val="1"/>
              <w:numId w:val="6"/>
            </w:numPr>
            <w:ind w:left="502" w:hanging="360"/>
            <w:rPr>
              <w:ins w:author="Rossi Rossi" w:id="18" w:date="2026-09-22T06:56:59Z"/>
            </w:rPr>
          </w:pPr>
          <w:sdt>
            <w:sdtPr>
              <w:id w:val="187881699"/>
              <w:tag w:val="goog_rdk_1406"/>
            </w:sdtPr>
            <w:sdtContent>
              <w:ins w:author="Rossi Rossi" w:id="18" w:date="2026-09-22T06:56:59Z"/>
              <w:sdt>
                <w:sdtPr>
                  <w:id w:val="-2022777655"/>
                  <w:tag w:val="goog_rdk_140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not, create one and open it:</w:t>
                    </w:r>
                  </w:ins>
                </w:sdtContent>
              </w:sdt>
              <w:ins w:author="Rossi Rossi" w:id="18" w:date="2026-09-22T06:56:59Z"/>
            </w:sdtContent>
          </w:sdt>
        </w:p>
      </w:sdtContent>
    </w:sdt>
    <w:sdt>
      <w:sdtPr>
        <w:id w:val="-981519647"/>
        <w:tag w:val="goog_rdk_1411"/>
      </w:sdtPr>
      <w:sdtContent>
        <w:p w:rsidR="00000000" w:rsidDel="00000000" w:rsidP="00000000" w:rsidRDefault="00000000" w:rsidRPr="00000000" w14:paraId="000001E4">
          <w:pPr>
            <w:numPr>
              <w:ilvl w:val="1"/>
              <w:numId w:val="6"/>
            </w:numPr>
            <w:ind w:left="502" w:hanging="360"/>
            <w:rPr>
              <w:ins w:author="Rossi Rossi" w:id="18" w:date="2026-09-22T06:56:59Z"/>
            </w:rPr>
          </w:pPr>
          <w:sdt>
            <w:sdtPr>
              <w:id w:val="-1253330260"/>
              <w:tag w:val="goog_rdk_1409"/>
            </w:sdtPr>
            <w:sdtContent>
              <w:ins w:author="Rossi Rossi" w:id="18" w:date="2026-09-22T06:56:59Z"/>
              <w:sdt>
                <w:sdtPr>
                  <w:id w:val="511596137"/>
                  <w:tag w:val="goog_rdk_141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95598277"/>
        <w:tag w:val="goog_rdk_1414"/>
      </w:sdtPr>
      <w:sdtContent>
        <w:p w:rsidR="00000000" w:rsidDel="00000000" w:rsidP="00000000" w:rsidRDefault="00000000" w:rsidRPr="00000000" w14:paraId="000001E5">
          <w:pPr>
            <w:numPr>
              <w:ilvl w:val="1"/>
              <w:numId w:val="6"/>
            </w:numPr>
            <w:ind w:left="502" w:hanging="360"/>
            <w:rPr>
              <w:ins w:author="Rossi Rossi" w:id="18" w:date="2026-09-22T06:56:59Z"/>
            </w:rPr>
          </w:pPr>
          <w:sdt>
            <w:sdtPr>
              <w:id w:val="-477015983"/>
              <w:tag w:val="goog_rdk_1412"/>
            </w:sdtPr>
            <w:sdtContent>
              <w:ins w:author="Rossi Rossi" w:id="18" w:date="2026-09-22T06:56:59Z"/>
              <w:sdt>
                <w:sdtPr>
                  <w:id w:val="200056604"/>
                  <w:tag w:val="goog_rdk_141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touch ~/.zshrc &amp;&amp; open ~/.zshrc</w:t>
                    </w:r>
                  </w:ins>
                </w:sdtContent>
              </w:sdt>
              <w:ins w:author="Rossi Rossi" w:id="18" w:date="2026-09-22T06:56:59Z"/>
            </w:sdtContent>
          </w:sdt>
        </w:p>
      </w:sdtContent>
    </w:sdt>
    <w:sdt>
      <w:sdtPr>
        <w:id w:val="407799170"/>
        <w:tag w:val="goog_rdk_1417"/>
      </w:sdtPr>
      <w:sdtContent>
        <w:p w:rsidR="00000000" w:rsidDel="00000000" w:rsidP="00000000" w:rsidRDefault="00000000" w:rsidRPr="00000000" w14:paraId="000001E6">
          <w:pPr>
            <w:numPr>
              <w:ilvl w:val="1"/>
              <w:numId w:val="6"/>
            </w:numPr>
            <w:ind w:left="502" w:hanging="360"/>
            <w:rPr>
              <w:ins w:author="Rossi Rossi" w:id="18" w:date="2026-09-22T06:56:59Z"/>
            </w:rPr>
          </w:pPr>
          <w:sdt>
            <w:sdtPr>
              <w:id w:val="-1357950726"/>
              <w:tag w:val="goog_rdk_1415"/>
            </w:sdtPr>
            <w:sdtContent>
              <w:ins w:author="Rossi Rossi" w:id="18" w:date="2026-09-22T06:56:59Z"/>
              <w:sdt>
                <w:sdtPr>
                  <w:id w:val="379369669"/>
                  <w:tag w:val="goog_rdk_141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27632738"/>
        <w:tag w:val="goog_rdk_1420"/>
      </w:sdtPr>
      <w:sdtContent>
        <w:p w:rsidR="00000000" w:rsidDel="00000000" w:rsidP="00000000" w:rsidRDefault="00000000" w:rsidRPr="00000000" w14:paraId="000001E7">
          <w:pPr>
            <w:numPr>
              <w:ilvl w:val="1"/>
              <w:numId w:val="6"/>
            </w:numPr>
            <w:ind w:left="502" w:hanging="360"/>
            <w:rPr>
              <w:ins w:author="Rossi Rossi" w:id="18" w:date="2026-09-22T06:56:59Z"/>
            </w:rPr>
          </w:pPr>
          <w:sdt>
            <w:sdtPr>
              <w:id w:val="2085538695"/>
              <w:tag w:val="goog_rdk_1418"/>
            </w:sdtPr>
            <w:sdtContent>
              <w:ins w:author="Rossi Rossi" w:id="18" w:date="2026-09-22T06:56:59Z"/>
              <w:sdt>
                <w:sdtPr>
                  <w:id w:val="337801167"/>
                  <w:tag w:val="goog_rdk_141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Add the export command:</w:t>
                    </w:r>
                  </w:ins>
                </w:sdtContent>
              </w:sdt>
              <w:ins w:author="Rossi Rossi" w:id="18" w:date="2026-09-22T06:56:59Z"/>
            </w:sdtContent>
          </w:sdt>
        </w:p>
      </w:sdtContent>
    </w:sdt>
    <w:sdt>
      <w:sdtPr>
        <w:id w:val="1192498996"/>
        <w:tag w:val="goog_rdk_1423"/>
      </w:sdtPr>
      <w:sdtContent>
        <w:p w:rsidR="00000000" w:rsidDel="00000000" w:rsidP="00000000" w:rsidRDefault="00000000" w:rsidRPr="00000000" w14:paraId="000001E8">
          <w:pPr>
            <w:numPr>
              <w:ilvl w:val="1"/>
              <w:numId w:val="6"/>
            </w:numPr>
            <w:ind w:left="502" w:hanging="360"/>
            <w:rPr>
              <w:ins w:author="Rossi Rossi" w:id="18" w:date="2026-09-22T06:56:59Z"/>
            </w:rPr>
          </w:pPr>
          <w:sdt>
            <w:sdtPr>
              <w:id w:val="1388506588"/>
              <w:tag w:val="goog_rdk_1421"/>
            </w:sdtPr>
            <w:sdtContent>
              <w:ins w:author="Rossi Rossi" w:id="18" w:date="2026-09-22T06:56:59Z"/>
              <w:sdt>
                <w:sdtPr>
                  <w:id w:val="-1301574572"/>
                  <w:tag w:val="goog_rdk_142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54536330"/>
        <w:tag w:val="goog_rdk_1426"/>
      </w:sdtPr>
      <w:sdtContent>
        <w:p w:rsidR="00000000" w:rsidDel="00000000" w:rsidP="00000000" w:rsidRDefault="00000000" w:rsidRPr="00000000" w14:paraId="000001E9">
          <w:pPr>
            <w:numPr>
              <w:ilvl w:val="1"/>
              <w:numId w:val="6"/>
            </w:numPr>
            <w:ind w:left="502" w:hanging="360"/>
            <w:rPr>
              <w:ins w:author="Rossi Rossi" w:id="18" w:date="2026-09-22T06:56:59Z"/>
            </w:rPr>
          </w:pPr>
          <w:sdt>
            <w:sdtPr>
              <w:id w:val="-1250121914"/>
              <w:tag w:val="goog_rdk_1424"/>
            </w:sdtPr>
            <w:sdtContent>
              <w:ins w:author="Rossi Rossi" w:id="18" w:date="2026-09-22T06:56:59Z"/>
              <w:sdt>
                <w:sdtPr>
                  <w:id w:val="237932889"/>
                  <w:tag w:val="goog_rdk_142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export GEMINI_API_KEY=&lt;YOUR_API_KEY_HERE&gt;</w:t>
                    </w:r>
                  </w:ins>
                </w:sdtContent>
              </w:sdt>
              <w:ins w:author="Rossi Rossi" w:id="18" w:date="2026-09-22T06:56:59Z"/>
            </w:sdtContent>
          </w:sdt>
        </w:p>
      </w:sdtContent>
    </w:sdt>
    <w:sdt>
      <w:sdtPr>
        <w:id w:val="-1671867622"/>
        <w:tag w:val="goog_rdk_1429"/>
      </w:sdtPr>
      <w:sdtContent>
        <w:p w:rsidR="00000000" w:rsidDel="00000000" w:rsidP="00000000" w:rsidRDefault="00000000" w:rsidRPr="00000000" w14:paraId="000001EA">
          <w:pPr>
            <w:numPr>
              <w:ilvl w:val="1"/>
              <w:numId w:val="6"/>
            </w:numPr>
            <w:ind w:left="502" w:hanging="360"/>
            <w:rPr>
              <w:ins w:author="Rossi Rossi" w:id="18" w:date="2026-09-22T06:56:59Z"/>
            </w:rPr>
          </w:pPr>
          <w:sdt>
            <w:sdtPr>
              <w:id w:val="-1728617197"/>
              <w:tag w:val="goog_rdk_1427"/>
            </w:sdtPr>
            <w:sdtContent>
              <w:ins w:author="Rossi Rossi" w:id="18" w:date="2026-09-22T06:56:59Z"/>
              <w:sdt>
                <w:sdtPr>
                  <w:id w:val="859901550"/>
                  <w:tag w:val="goog_rdk_142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722803159"/>
        <w:tag w:val="goog_rdk_1432"/>
      </w:sdtPr>
      <w:sdtContent>
        <w:p w:rsidR="00000000" w:rsidDel="00000000" w:rsidP="00000000" w:rsidRDefault="00000000" w:rsidRPr="00000000" w14:paraId="000001EB">
          <w:pPr>
            <w:numPr>
              <w:ilvl w:val="1"/>
              <w:numId w:val="6"/>
            </w:numPr>
            <w:ind w:left="502" w:hanging="360"/>
            <w:rPr>
              <w:ins w:author="Rossi Rossi" w:id="18" w:date="2026-09-22T06:56:59Z"/>
            </w:rPr>
          </w:pPr>
          <w:sdt>
            <w:sdtPr>
              <w:id w:val="-99557195"/>
              <w:tag w:val="goog_rdk_1430"/>
            </w:sdtPr>
            <w:sdtContent>
              <w:ins w:author="Rossi Rossi" w:id="18" w:date="2026-09-22T06:56:59Z"/>
              <w:sdt>
                <w:sdtPr>
                  <w:id w:val="1714913126"/>
                  <w:tag w:val="goog_rdk_143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Save the file, then apply the changes:</w:t>
                    </w:r>
                  </w:ins>
                </w:sdtContent>
              </w:sdt>
              <w:ins w:author="Rossi Rossi" w:id="18" w:date="2026-09-22T06:56:59Z"/>
            </w:sdtContent>
          </w:sdt>
        </w:p>
      </w:sdtContent>
    </w:sdt>
    <w:sdt>
      <w:sdtPr>
        <w:id w:val="1871629391"/>
        <w:tag w:val="goog_rdk_1435"/>
      </w:sdtPr>
      <w:sdtContent>
        <w:p w:rsidR="00000000" w:rsidDel="00000000" w:rsidP="00000000" w:rsidRDefault="00000000" w:rsidRPr="00000000" w14:paraId="000001EC">
          <w:pPr>
            <w:numPr>
              <w:ilvl w:val="1"/>
              <w:numId w:val="6"/>
            </w:numPr>
            <w:ind w:left="502" w:hanging="360"/>
            <w:rPr>
              <w:ins w:author="Rossi Rossi" w:id="18" w:date="2026-09-22T06:56:59Z"/>
            </w:rPr>
          </w:pPr>
          <w:sdt>
            <w:sdtPr>
              <w:id w:val="1249769881"/>
              <w:tag w:val="goog_rdk_1433"/>
            </w:sdtPr>
            <w:sdtContent>
              <w:ins w:author="Rossi Rossi" w:id="18" w:date="2026-09-22T06:56:59Z"/>
              <w:sdt>
                <w:sdtPr>
                  <w:id w:val="-521093718"/>
                  <w:tag w:val="goog_rdk_143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39593921"/>
        <w:tag w:val="goog_rdk_1438"/>
      </w:sdtPr>
      <w:sdtContent>
        <w:p w:rsidR="00000000" w:rsidDel="00000000" w:rsidP="00000000" w:rsidRDefault="00000000" w:rsidRPr="00000000" w14:paraId="000001ED">
          <w:pPr>
            <w:numPr>
              <w:ilvl w:val="1"/>
              <w:numId w:val="6"/>
            </w:numPr>
            <w:ind w:left="502" w:hanging="360"/>
            <w:rPr>
              <w:ins w:author="Rossi Rossi" w:id="18" w:date="2026-09-22T06:56:59Z"/>
            </w:rPr>
          </w:pPr>
          <w:sdt>
            <w:sdtPr>
              <w:id w:val="1598989429"/>
              <w:tag w:val="goog_rdk_1436"/>
            </w:sdtPr>
            <w:sdtContent>
              <w:ins w:author="Rossi Rossi" w:id="18" w:date="2026-09-22T06:56:59Z"/>
              <w:sdt>
                <w:sdtPr>
                  <w:id w:val="2112815179"/>
                  <w:tag w:val="goog_rdk_143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source ~/.zshrc</w:t>
                    </w:r>
                  </w:ins>
                </w:sdtContent>
              </w:sdt>
              <w:ins w:author="Rossi Rossi" w:id="18" w:date="2026-09-22T06:56:59Z"/>
            </w:sdtContent>
          </w:sdt>
        </w:p>
      </w:sdtContent>
    </w:sdt>
    <w:sdt>
      <w:sdtPr>
        <w:id w:val="-2111681725"/>
        <w:tag w:val="goog_rdk_1441"/>
      </w:sdtPr>
      <w:sdtContent>
        <w:p w:rsidR="00000000" w:rsidDel="00000000" w:rsidP="00000000" w:rsidRDefault="00000000" w:rsidRPr="00000000" w14:paraId="000001EE">
          <w:pPr>
            <w:numPr>
              <w:ilvl w:val="1"/>
              <w:numId w:val="6"/>
            </w:numPr>
            <w:ind w:left="502" w:hanging="360"/>
            <w:rPr>
              <w:ins w:author="Rossi Rossi" w:id="18" w:date="2026-09-22T06:56:59Z"/>
            </w:rPr>
          </w:pPr>
          <w:sdt>
            <w:sdtPr>
              <w:id w:val="-833427954"/>
              <w:tag w:val="goog_rdk_1439"/>
            </w:sdtPr>
            <w:sdtContent>
              <w:ins w:author="Rossi Rossi" w:id="18" w:date="2026-09-22T06:56:59Z"/>
              <w:sdt>
                <w:sdtPr>
                  <w:id w:val="-1465881472"/>
                  <w:tag w:val="goog_rdk_144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25237346"/>
        <w:tag w:val="goog_rdk_1444"/>
      </w:sdtPr>
      <w:sdtContent>
        <w:p w:rsidR="00000000" w:rsidDel="00000000" w:rsidP="00000000" w:rsidRDefault="00000000" w:rsidRPr="00000000" w14:paraId="000001EF">
          <w:pPr>
            <w:numPr>
              <w:ilvl w:val="1"/>
              <w:numId w:val="6"/>
            </w:numPr>
            <w:ind w:left="502" w:hanging="360"/>
            <w:rPr>
              <w:ins w:author="Rossi Rossi" w:id="18" w:date="2026-09-22T06:56:59Z"/>
            </w:rPr>
          </w:pPr>
          <w:sdt>
            <w:sdtPr>
              <w:id w:val="-1351425864"/>
              <w:tag w:val="goog_rdk_1442"/>
            </w:sdtPr>
            <w:sdtContent>
              <w:ins w:author="Rossi Rossi" w:id="18" w:date="2026-09-22T06:56:59Z"/>
              <w:sdt>
                <w:sdtPr>
                  <w:id w:val="-889637608"/>
                  <w:tag w:val="goog_rdk_144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Windows</w:t>
                    </w:r>
                  </w:ins>
                </w:sdtContent>
              </w:sdt>
              <w:ins w:author="Rossi Rossi" w:id="18" w:date="2026-09-22T06:56:59Z"/>
            </w:sdtContent>
          </w:sdt>
        </w:p>
      </w:sdtContent>
    </w:sdt>
    <w:sdt>
      <w:sdtPr>
        <w:id w:val="238608107"/>
        <w:tag w:val="goog_rdk_1447"/>
      </w:sdtPr>
      <w:sdtContent>
        <w:p w:rsidR="00000000" w:rsidDel="00000000" w:rsidP="00000000" w:rsidRDefault="00000000" w:rsidRPr="00000000" w14:paraId="000001F0">
          <w:pPr>
            <w:numPr>
              <w:ilvl w:val="1"/>
              <w:numId w:val="6"/>
            </w:numPr>
            <w:ind w:left="502" w:hanging="360"/>
            <w:rPr>
              <w:ins w:author="Rossi Rossi" w:id="18" w:date="2026-09-22T06:56:59Z"/>
            </w:rPr>
          </w:pPr>
          <w:sdt>
            <w:sdtPr>
              <w:id w:val="-2025066765"/>
              <w:tag w:val="goog_rdk_1445"/>
            </w:sdtPr>
            <w:sdtContent>
              <w:ins w:author="Rossi Rossi" w:id="18" w:date="2026-09-22T06:56:59Z"/>
              <w:sdt>
                <w:sdtPr>
                  <w:id w:val="1526812089"/>
                  <w:tag w:val="goog_rdk_144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59562247"/>
        <w:tag w:val="goog_rdk_1450"/>
      </w:sdtPr>
      <w:sdtContent>
        <w:p w:rsidR="00000000" w:rsidDel="00000000" w:rsidP="00000000" w:rsidRDefault="00000000" w:rsidRPr="00000000" w14:paraId="000001F1">
          <w:pPr>
            <w:numPr>
              <w:ilvl w:val="1"/>
              <w:numId w:val="6"/>
            </w:numPr>
            <w:ind w:left="502" w:hanging="360"/>
            <w:rPr>
              <w:ins w:author="Rossi Rossi" w:id="18" w:date="2026-09-22T06:56:59Z"/>
            </w:rPr>
          </w:pPr>
          <w:sdt>
            <w:sdtPr>
              <w:id w:val="-1197157744"/>
              <w:tag w:val="goog_rdk_1448"/>
            </w:sdtPr>
            <w:sdtContent>
              <w:ins w:author="Rossi Rossi" w:id="18" w:date="2026-09-22T06:56:59Z"/>
              <w:sdt>
                <w:sdtPr>
                  <w:id w:val="-1657296771"/>
                  <w:tag w:val="goog_rdk_144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Search for "Environment Variables" in the Windows search bar.</w:t>
                    </w:r>
                  </w:ins>
                </w:sdtContent>
              </w:sdt>
              <w:ins w:author="Rossi Rossi" w:id="18" w:date="2026-09-22T06:56:59Z"/>
            </w:sdtContent>
          </w:sdt>
        </w:p>
      </w:sdtContent>
    </w:sdt>
    <w:sdt>
      <w:sdtPr>
        <w:id w:val="940370881"/>
        <w:tag w:val="goog_rdk_1453"/>
      </w:sdtPr>
      <w:sdtContent>
        <w:p w:rsidR="00000000" w:rsidDel="00000000" w:rsidP="00000000" w:rsidRDefault="00000000" w:rsidRPr="00000000" w14:paraId="000001F2">
          <w:pPr>
            <w:numPr>
              <w:ilvl w:val="1"/>
              <w:numId w:val="6"/>
            </w:numPr>
            <w:ind w:left="502" w:hanging="360"/>
            <w:rPr>
              <w:ins w:author="Rossi Rossi" w:id="18" w:date="2026-09-22T06:56:59Z"/>
            </w:rPr>
          </w:pPr>
          <w:sdt>
            <w:sdtPr>
              <w:id w:val="982183831"/>
              <w:tag w:val="goog_rdk_1451"/>
            </w:sdtPr>
            <w:sdtContent>
              <w:ins w:author="Rossi Rossi" w:id="18" w:date="2026-09-22T06:56:59Z"/>
              <w:sdt>
                <w:sdtPr>
                  <w:id w:val="720177119"/>
                  <w:tag w:val="goog_rdk_145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Click **Environment Variables** in the System Properties dialog.</w:t>
                    </w:r>
                  </w:ins>
                </w:sdtContent>
              </w:sdt>
              <w:ins w:author="Rossi Rossi" w:id="18" w:date="2026-09-22T06:56:59Z"/>
            </w:sdtContent>
          </w:sdt>
        </w:p>
      </w:sdtContent>
    </w:sdt>
    <w:sdt>
      <w:sdtPr>
        <w:id w:val="1212275197"/>
        <w:tag w:val="goog_rdk_1456"/>
      </w:sdtPr>
      <w:sdtContent>
        <w:p w:rsidR="00000000" w:rsidDel="00000000" w:rsidP="00000000" w:rsidRDefault="00000000" w:rsidRPr="00000000" w14:paraId="000001F3">
          <w:pPr>
            <w:numPr>
              <w:ilvl w:val="1"/>
              <w:numId w:val="6"/>
            </w:numPr>
            <w:ind w:left="502" w:hanging="360"/>
            <w:rPr>
              <w:ins w:author="Rossi Rossi" w:id="18" w:date="2026-09-22T06:56:59Z"/>
            </w:rPr>
          </w:pPr>
          <w:sdt>
            <w:sdtPr>
              <w:id w:val="2032834738"/>
              <w:tag w:val="goog_rdk_1454"/>
            </w:sdtPr>
            <w:sdtContent>
              <w:ins w:author="Rossi Rossi" w:id="18" w:date="2026-09-22T06:56:59Z"/>
              <w:sdt>
                <w:sdtPr>
                  <w:id w:val="1308122904"/>
                  <w:tag w:val="goog_rdk_145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Under **User variables** or **System variables** , click **New...**.</w:t>
                    </w:r>
                  </w:ins>
                </w:sdtContent>
              </w:sdt>
              <w:ins w:author="Rossi Rossi" w:id="18" w:date="2026-09-22T06:56:59Z"/>
            </w:sdtContent>
          </w:sdt>
        </w:p>
      </w:sdtContent>
    </w:sdt>
    <w:sdt>
      <w:sdtPr>
        <w:id w:val="-756007540"/>
        <w:tag w:val="goog_rdk_1459"/>
      </w:sdtPr>
      <w:sdtContent>
        <w:p w:rsidR="00000000" w:rsidDel="00000000" w:rsidP="00000000" w:rsidRDefault="00000000" w:rsidRPr="00000000" w14:paraId="000001F4">
          <w:pPr>
            <w:numPr>
              <w:ilvl w:val="1"/>
              <w:numId w:val="6"/>
            </w:numPr>
            <w:ind w:left="502" w:hanging="360"/>
            <w:rPr>
              <w:ins w:author="Rossi Rossi" w:id="18" w:date="2026-09-22T06:56:59Z"/>
            </w:rPr>
          </w:pPr>
          <w:sdt>
            <w:sdtPr>
              <w:id w:val="934571016"/>
              <w:tag w:val="goog_rdk_1457"/>
            </w:sdtPr>
            <w:sdtContent>
              <w:ins w:author="Rossi Rossi" w:id="18" w:date="2026-09-22T06:56:59Z"/>
              <w:sdt>
                <w:sdtPr>
                  <w:id w:val="1298580265"/>
                  <w:tag w:val="goog_rdk_145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Set the variable name to `GEMINI_API_KEY` and the value to your API key.</w:t>
                    </w:r>
                  </w:ins>
                </w:sdtContent>
              </w:sdt>
              <w:ins w:author="Rossi Rossi" w:id="18" w:date="2026-09-22T06:56:59Z"/>
            </w:sdtContent>
          </w:sdt>
        </w:p>
      </w:sdtContent>
    </w:sdt>
    <w:sdt>
      <w:sdtPr>
        <w:id w:val="-1648593204"/>
        <w:tag w:val="goog_rdk_1462"/>
      </w:sdtPr>
      <w:sdtContent>
        <w:p w:rsidR="00000000" w:rsidDel="00000000" w:rsidP="00000000" w:rsidRDefault="00000000" w:rsidRPr="00000000" w14:paraId="000001F5">
          <w:pPr>
            <w:numPr>
              <w:ilvl w:val="1"/>
              <w:numId w:val="6"/>
            </w:numPr>
            <w:ind w:left="502" w:hanging="360"/>
            <w:rPr>
              <w:ins w:author="Rossi Rossi" w:id="18" w:date="2026-09-22T06:56:59Z"/>
            </w:rPr>
          </w:pPr>
          <w:sdt>
            <w:sdtPr>
              <w:id w:val="31572116"/>
              <w:tag w:val="goog_rdk_1460"/>
            </w:sdtPr>
            <w:sdtContent>
              <w:ins w:author="Rossi Rossi" w:id="18" w:date="2026-09-22T06:56:59Z"/>
              <w:sdt>
                <w:sdtPr>
                  <w:id w:val="-653727430"/>
                  <w:tag w:val="goog_rdk_146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5. Click **OK** to save. Open a new terminal session to load the variable.</w:t>
                    </w:r>
                  </w:ins>
                </w:sdtContent>
              </w:sdt>
              <w:ins w:author="Rossi Rossi" w:id="18" w:date="2026-09-22T06:56:59Z"/>
            </w:sdtContent>
          </w:sdt>
        </w:p>
      </w:sdtContent>
    </w:sdt>
    <w:sdt>
      <w:sdtPr>
        <w:id w:val="-1426975237"/>
        <w:tag w:val="goog_rdk_1465"/>
      </w:sdtPr>
      <w:sdtContent>
        <w:p w:rsidR="00000000" w:rsidDel="00000000" w:rsidP="00000000" w:rsidRDefault="00000000" w:rsidRPr="00000000" w14:paraId="000001F6">
          <w:pPr>
            <w:numPr>
              <w:ilvl w:val="1"/>
              <w:numId w:val="6"/>
            </w:numPr>
            <w:ind w:left="502" w:hanging="360"/>
            <w:rPr>
              <w:ins w:author="Rossi Rossi" w:id="18" w:date="2026-09-22T06:56:59Z"/>
            </w:rPr>
          </w:pPr>
          <w:sdt>
            <w:sdtPr>
              <w:id w:val="1005199598"/>
              <w:tag w:val="goog_rdk_1463"/>
            </w:sdtPr>
            <w:sdtContent>
              <w:ins w:author="Rossi Rossi" w:id="18" w:date="2026-09-22T06:56:59Z"/>
              <w:sdt>
                <w:sdtPr>
                  <w:id w:val="-603964929"/>
                  <w:tag w:val="goog_rdk_146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75051469"/>
        <w:tag w:val="goog_rdk_1468"/>
      </w:sdtPr>
      <w:sdtContent>
        <w:p w:rsidR="00000000" w:rsidDel="00000000" w:rsidP="00000000" w:rsidRDefault="00000000" w:rsidRPr="00000000" w14:paraId="000001F7">
          <w:pPr>
            <w:numPr>
              <w:ilvl w:val="1"/>
              <w:numId w:val="6"/>
            </w:numPr>
            <w:ind w:left="502" w:hanging="360"/>
            <w:rPr>
              <w:ins w:author="Rossi Rossi" w:id="18" w:date="2026-09-22T06:56:59Z"/>
            </w:rPr>
          </w:pPr>
          <w:sdt>
            <w:sdtPr>
              <w:id w:val="670816535"/>
              <w:tag w:val="goog_rdk_1466"/>
            </w:sdtPr>
            <w:sdtContent>
              <w:ins w:author="Rossi Rossi" w:id="18" w:date="2026-09-22T06:56:59Z"/>
              <w:sdt>
                <w:sdtPr>
                  <w:id w:val="548237250"/>
                  <w:tag w:val="goog_rdk_146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Option 2: Provide the API key explicitly in code</w:t>
                    </w:r>
                  </w:ins>
                </w:sdtContent>
              </w:sdt>
              <w:ins w:author="Rossi Rossi" w:id="18" w:date="2026-09-22T06:56:59Z"/>
            </w:sdtContent>
          </w:sdt>
        </w:p>
      </w:sdtContent>
    </w:sdt>
    <w:sdt>
      <w:sdtPr>
        <w:id w:val="-1003930502"/>
        <w:tag w:val="goog_rdk_1471"/>
      </w:sdtPr>
      <w:sdtContent>
        <w:p w:rsidR="00000000" w:rsidDel="00000000" w:rsidP="00000000" w:rsidRDefault="00000000" w:rsidRPr="00000000" w14:paraId="000001F8">
          <w:pPr>
            <w:numPr>
              <w:ilvl w:val="1"/>
              <w:numId w:val="6"/>
            </w:numPr>
            <w:ind w:left="502" w:hanging="360"/>
            <w:rPr>
              <w:ins w:author="Rossi Rossi" w:id="18" w:date="2026-09-22T06:56:59Z"/>
            </w:rPr>
          </w:pPr>
          <w:sdt>
            <w:sdtPr>
              <w:id w:val="1216975594"/>
              <w:tag w:val="goog_rdk_1469"/>
            </w:sdtPr>
            <w:sdtContent>
              <w:ins w:author="Rossi Rossi" w:id="18" w:date="2026-09-22T06:56:59Z"/>
              <w:sdt>
                <w:sdtPr>
                  <w:id w:val="1520617674"/>
                  <w:tag w:val="goog_rdk_147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02380044"/>
        <w:tag w:val="goog_rdk_1474"/>
      </w:sdtPr>
      <w:sdtContent>
        <w:p w:rsidR="00000000" w:rsidDel="00000000" w:rsidP="00000000" w:rsidRDefault="00000000" w:rsidRPr="00000000" w14:paraId="000001F9">
          <w:pPr>
            <w:numPr>
              <w:ilvl w:val="1"/>
              <w:numId w:val="6"/>
            </w:numPr>
            <w:ind w:left="502" w:hanging="360"/>
            <w:rPr>
              <w:ins w:author="Rossi Rossi" w:id="18" w:date="2026-09-22T06:56:59Z"/>
            </w:rPr>
          </w:pPr>
          <w:sdt>
            <w:sdtPr>
              <w:id w:val="1593770263"/>
              <w:tag w:val="goog_rdk_1472"/>
            </w:sdtPr>
            <w:sdtContent>
              <w:ins w:author="Rossi Rossi" w:id="18" w:date="2026-09-22T06:56:59Z"/>
              <w:sdt>
                <w:sdtPr>
                  <w:id w:val="1568392956"/>
                  <w:tag w:val="goog_rdk_147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 can pass the API key explicitly when initializing the client. Only do this</w:t>
                    </w:r>
                  </w:ins>
                </w:sdtContent>
              </w:sdt>
              <w:ins w:author="Rossi Rossi" w:id="18" w:date="2026-09-22T06:56:59Z"/>
            </w:sdtContent>
          </w:sdt>
        </w:p>
      </w:sdtContent>
    </w:sdt>
    <w:sdt>
      <w:sdtPr>
        <w:id w:val="1084362508"/>
        <w:tag w:val="goog_rdk_1477"/>
      </w:sdtPr>
      <w:sdtContent>
        <w:p w:rsidR="00000000" w:rsidDel="00000000" w:rsidP="00000000" w:rsidRDefault="00000000" w:rsidRPr="00000000" w14:paraId="000001FA">
          <w:pPr>
            <w:numPr>
              <w:ilvl w:val="1"/>
              <w:numId w:val="6"/>
            </w:numPr>
            <w:ind w:left="502" w:hanging="360"/>
            <w:rPr>
              <w:ins w:author="Rossi Rossi" w:id="18" w:date="2026-09-22T06:56:59Z"/>
            </w:rPr>
          </w:pPr>
          <w:sdt>
            <w:sdtPr>
              <w:id w:val="-424763831"/>
              <w:tag w:val="goog_rdk_1475"/>
            </w:sdtPr>
            <w:sdtContent>
              <w:ins w:author="Rossi Rossi" w:id="18" w:date="2026-09-22T06:56:59Z"/>
              <w:sdt>
                <w:sdtPr>
                  <w:id w:val="-2118353065"/>
                  <w:tag w:val="goog_rdk_147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cannot use environment variables.</w:t>
                    </w:r>
                  </w:ins>
                </w:sdtContent>
              </w:sdt>
              <w:ins w:author="Rossi Rossi" w:id="18" w:date="2026-09-22T06:56:59Z"/>
            </w:sdtContent>
          </w:sdt>
        </w:p>
      </w:sdtContent>
    </w:sdt>
    <w:sdt>
      <w:sdtPr>
        <w:id w:val="-1146989938"/>
        <w:tag w:val="goog_rdk_1480"/>
      </w:sdtPr>
      <w:sdtContent>
        <w:p w:rsidR="00000000" w:rsidDel="00000000" w:rsidP="00000000" w:rsidRDefault="00000000" w:rsidRPr="00000000" w14:paraId="000001FB">
          <w:pPr>
            <w:numPr>
              <w:ilvl w:val="1"/>
              <w:numId w:val="6"/>
            </w:numPr>
            <w:ind w:left="502" w:hanging="360"/>
            <w:rPr>
              <w:ins w:author="Rossi Rossi" w:id="18" w:date="2026-09-22T06:56:59Z"/>
            </w:rPr>
          </w:pPr>
          <w:sdt>
            <w:sdtPr>
              <w:id w:val="1409972038"/>
              <w:tag w:val="goog_rdk_1478"/>
            </w:sdtPr>
            <w:sdtContent>
              <w:ins w:author="Rossi Rossi" w:id="18" w:date="2026-09-22T06:56:59Z"/>
              <w:sdt>
                <w:sdtPr>
                  <w:id w:val="2065333456"/>
                  <w:tag w:val="goog_rdk_147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71436367"/>
        <w:tag w:val="goog_rdk_1483"/>
      </w:sdtPr>
      <w:sdtContent>
        <w:p w:rsidR="00000000" w:rsidDel="00000000" w:rsidP="00000000" w:rsidRDefault="00000000" w:rsidRPr="00000000" w14:paraId="000001FC">
          <w:pPr>
            <w:numPr>
              <w:ilvl w:val="1"/>
              <w:numId w:val="6"/>
            </w:numPr>
            <w:ind w:left="502" w:hanging="360"/>
            <w:rPr>
              <w:ins w:author="Rossi Rossi" w:id="18" w:date="2026-09-22T06:56:59Z"/>
            </w:rPr>
          </w:pPr>
          <w:sdt>
            <w:sdtPr>
              <w:id w:val="-1871050498"/>
              <w:tag w:val="goog_rdk_1481"/>
            </w:sdtPr>
            <w:sdtContent>
              <w:ins w:author="Rossi Rossi" w:id="18" w:date="2026-09-22T06:56:59Z"/>
              <w:sdt>
                <w:sdtPr>
                  <w:id w:val="768683653"/>
                  <w:tag w:val="goog_rdk_148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Python</w:t>
                    </w:r>
                  </w:ins>
                </w:sdtContent>
              </w:sdt>
              <w:ins w:author="Rossi Rossi" w:id="18" w:date="2026-09-22T06:56:59Z"/>
            </w:sdtContent>
          </w:sdt>
        </w:p>
      </w:sdtContent>
    </w:sdt>
    <w:sdt>
      <w:sdtPr>
        <w:id w:val="471507048"/>
        <w:tag w:val="goog_rdk_1486"/>
      </w:sdtPr>
      <w:sdtContent>
        <w:p w:rsidR="00000000" w:rsidDel="00000000" w:rsidP="00000000" w:rsidRDefault="00000000" w:rsidRPr="00000000" w14:paraId="000001FD">
          <w:pPr>
            <w:numPr>
              <w:ilvl w:val="1"/>
              <w:numId w:val="6"/>
            </w:numPr>
            <w:ind w:left="502" w:hanging="360"/>
            <w:rPr>
              <w:ins w:author="Rossi Rossi" w:id="18" w:date="2026-09-22T06:56:59Z"/>
            </w:rPr>
          </w:pPr>
          <w:sdt>
            <w:sdtPr>
              <w:id w:val="593439545"/>
              <w:tag w:val="goog_rdk_1484"/>
            </w:sdtPr>
            <w:sdtContent>
              <w:ins w:author="Rossi Rossi" w:id="18" w:date="2026-09-22T06:56:59Z"/>
              <w:sdt>
                <w:sdtPr>
                  <w:id w:val="1659103621"/>
                  <w:tag w:val="goog_rdk_148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96573537"/>
        <w:tag w:val="goog_rdk_1489"/>
      </w:sdtPr>
      <w:sdtContent>
        <w:p w:rsidR="00000000" w:rsidDel="00000000" w:rsidP="00000000" w:rsidRDefault="00000000" w:rsidRPr="00000000" w14:paraId="000001FE">
          <w:pPr>
            <w:numPr>
              <w:ilvl w:val="1"/>
              <w:numId w:val="6"/>
            </w:numPr>
            <w:ind w:left="502" w:hanging="360"/>
            <w:rPr>
              <w:ins w:author="Rossi Rossi" w:id="18" w:date="2026-09-22T06:56:59Z"/>
            </w:rPr>
          </w:pPr>
          <w:sdt>
            <w:sdtPr>
              <w:id w:val="958140272"/>
              <w:tag w:val="goog_rdk_1487"/>
            </w:sdtPr>
            <w:sdtContent>
              <w:ins w:author="Rossi Rossi" w:id="18" w:date="2026-09-22T06:56:59Z"/>
              <w:sdt>
                <w:sdtPr>
                  <w:id w:val="-1787856486"/>
                  <w:tag w:val="goog_rdk_148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from google import genai</w:t>
                    </w:r>
                  </w:ins>
                </w:sdtContent>
              </w:sdt>
              <w:ins w:author="Rossi Rossi" w:id="18" w:date="2026-09-22T06:56:59Z"/>
            </w:sdtContent>
          </w:sdt>
        </w:p>
      </w:sdtContent>
    </w:sdt>
    <w:sdt>
      <w:sdtPr>
        <w:id w:val="2144802758"/>
        <w:tag w:val="goog_rdk_1492"/>
      </w:sdtPr>
      <w:sdtContent>
        <w:p w:rsidR="00000000" w:rsidDel="00000000" w:rsidP="00000000" w:rsidRDefault="00000000" w:rsidRPr="00000000" w14:paraId="000001FF">
          <w:pPr>
            <w:numPr>
              <w:ilvl w:val="1"/>
              <w:numId w:val="6"/>
            </w:numPr>
            <w:ind w:left="502" w:hanging="360"/>
            <w:rPr>
              <w:ins w:author="Rossi Rossi" w:id="18" w:date="2026-09-22T06:56:59Z"/>
            </w:rPr>
          </w:pPr>
          <w:sdt>
            <w:sdtPr>
              <w:id w:val="1093421972"/>
              <w:tag w:val="goog_rdk_1490"/>
            </w:sdtPr>
            <w:sdtContent>
              <w:ins w:author="Rossi Rossi" w:id="18" w:date="2026-09-22T06:56:59Z"/>
              <w:sdt>
                <w:sdtPr>
                  <w:id w:val="1970094200"/>
                  <w:tag w:val="goog_rdk_149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08727789"/>
        <w:tag w:val="goog_rdk_1495"/>
      </w:sdtPr>
      <w:sdtContent>
        <w:p w:rsidR="00000000" w:rsidDel="00000000" w:rsidP="00000000" w:rsidRDefault="00000000" w:rsidRPr="00000000" w14:paraId="00000200">
          <w:pPr>
            <w:numPr>
              <w:ilvl w:val="1"/>
              <w:numId w:val="6"/>
            </w:numPr>
            <w:ind w:left="502" w:hanging="360"/>
            <w:rPr>
              <w:ins w:author="Rossi Rossi" w:id="18" w:date="2026-09-22T06:56:59Z"/>
            </w:rPr>
          </w:pPr>
          <w:sdt>
            <w:sdtPr>
              <w:id w:val="748877796"/>
              <w:tag w:val="goog_rdk_1493"/>
            </w:sdtPr>
            <w:sdtContent>
              <w:ins w:author="Rossi Rossi" w:id="18" w:date="2026-09-22T06:56:59Z"/>
              <w:sdt>
                <w:sdtPr>
                  <w:id w:val="646571688"/>
                  <w:tag w:val="goog_rdk_149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 = genai.Client(api_key="YOUR_API_KEY")</w:t>
                    </w:r>
                  </w:ins>
                </w:sdtContent>
              </w:sdt>
              <w:ins w:author="Rossi Rossi" w:id="18" w:date="2026-09-22T06:56:59Z"/>
            </w:sdtContent>
          </w:sdt>
        </w:p>
      </w:sdtContent>
    </w:sdt>
    <w:sdt>
      <w:sdtPr>
        <w:id w:val="2032673590"/>
        <w:tag w:val="goog_rdk_1498"/>
      </w:sdtPr>
      <w:sdtContent>
        <w:p w:rsidR="00000000" w:rsidDel="00000000" w:rsidP="00000000" w:rsidRDefault="00000000" w:rsidRPr="00000000" w14:paraId="00000201">
          <w:pPr>
            <w:numPr>
              <w:ilvl w:val="1"/>
              <w:numId w:val="6"/>
            </w:numPr>
            <w:ind w:left="502" w:hanging="360"/>
            <w:rPr>
              <w:ins w:author="Rossi Rossi" w:id="18" w:date="2026-09-22T06:56:59Z"/>
            </w:rPr>
          </w:pPr>
          <w:sdt>
            <w:sdtPr>
              <w:id w:val="1855969542"/>
              <w:tag w:val="goog_rdk_1496"/>
            </w:sdtPr>
            <w:sdtContent>
              <w:ins w:author="Rossi Rossi" w:id="18" w:date="2026-09-22T06:56:59Z"/>
              <w:sdt>
                <w:sdtPr>
                  <w:id w:val="-1276011133"/>
                  <w:tag w:val="goog_rdk_149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9345152"/>
        <w:tag w:val="goog_rdk_1501"/>
      </w:sdtPr>
      <w:sdtContent>
        <w:p w:rsidR="00000000" w:rsidDel="00000000" w:rsidP="00000000" w:rsidRDefault="00000000" w:rsidRPr="00000000" w14:paraId="00000202">
          <w:pPr>
            <w:numPr>
              <w:ilvl w:val="1"/>
              <w:numId w:val="6"/>
            </w:numPr>
            <w:ind w:left="502" w:hanging="360"/>
            <w:rPr>
              <w:ins w:author="Rossi Rossi" w:id="18" w:date="2026-09-22T06:56:59Z"/>
            </w:rPr>
          </w:pPr>
          <w:sdt>
            <w:sdtPr>
              <w:id w:val="-1064460321"/>
              <w:tag w:val="goog_rdk_1499"/>
            </w:sdtPr>
            <w:sdtContent>
              <w:ins w:author="Rossi Rossi" w:id="18" w:date="2026-09-22T06:56:59Z"/>
              <w:sdt>
                <w:sdtPr>
                  <w:id w:val="-1405882992"/>
                  <w:tag w:val="goog_rdk_150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interaction = client.interactions.create(</w:t>
                    </w:r>
                  </w:ins>
                </w:sdtContent>
              </w:sdt>
              <w:ins w:author="Rossi Rossi" w:id="18" w:date="2026-09-22T06:56:59Z"/>
            </w:sdtContent>
          </w:sdt>
        </w:p>
      </w:sdtContent>
    </w:sdt>
    <w:sdt>
      <w:sdtPr>
        <w:id w:val="813730382"/>
        <w:tag w:val="goog_rdk_1504"/>
      </w:sdtPr>
      <w:sdtContent>
        <w:p w:rsidR="00000000" w:rsidDel="00000000" w:rsidP="00000000" w:rsidRDefault="00000000" w:rsidRPr="00000000" w14:paraId="00000203">
          <w:pPr>
            <w:numPr>
              <w:ilvl w:val="1"/>
              <w:numId w:val="6"/>
            </w:numPr>
            <w:ind w:left="502" w:hanging="360"/>
            <w:rPr>
              <w:ins w:author="Rossi Rossi" w:id="18" w:date="2026-09-22T06:56:59Z"/>
            </w:rPr>
          </w:pPr>
          <w:sdt>
            <w:sdtPr>
              <w:id w:val="1413165866"/>
              <w:tag w:val="goog_rdk_1502"/>
            </w:sdtPr>
            <w:sdtContent>
              <w:ins w:author="Rossi Rossi" w:id="18" w:date="2026-09-22T06:56:59Z"/>
              <w:sdt>
                <w:sdtPr>
                  <w:id w:val="1520506962"/>
                  <w:tag w:val="goog_rdk_150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model="gemini-3.8-flash",</w:t>
                    </w:r>
                  </w:ins>
                </w:sdtContent>
              </w:sdt>
              <w:ins w:author="Rossi Rossi" w:id="18" w:date="2026-09-22T06:56:59Z"/>
            </w:sdtContent>
          </w:sdt>
        </w:p>
      </w:sdtContent>
    </w:sdt>
    <w:sdt>
      <w:sdtPr>
        <w:id w:val="543365110"/>
        <w:tag w:val="goog_rdk_1507"/>
      </w:sdtPr>
      <w:sdtContent>
        <w:p w:rsidR="00000000" w:rsidDel="00000000" w:rsidP="00000000" w:rsidRDefault="00000000" w:rsidRPr="00000000" w14:paraId="00000204">
          <w:pPr>
            <w:numPr>
              <w:ilvl w:val="1"/>
              <w:numId w:val="6"/>
            </w:numPr>
            <w:ind w:left="502" w:hanging="360"/>
            <w:rPr>
              <w:ins w:author="Rossi Rossi" w:id="18" w:date="2026-09-22T06:56:59Z"/>
            </w:rPr>
          </w:pPr>
          <w:sdt>
            <w:sdtPr>
              <w:id w:val="-1910370882"/>
              <w:tag w:val="goog_rdk_1505"/>
            </w:sdtPr>
            <w:sdtContent>
              <w:ins w:author="Rossi Rossi" w:id="18" w:date="2026-09-22T06:56:59Z"/>
              <w:sdt>
                <w:sdtPr>
                  <w:id w:val="-1648162628"/>
                  <w:tag w:val="goog_rdk_150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input="Explain how AI works in a few words"</w:t>
                    </w:r>
                  </w:ins>
                </w:sdtContent>
              </w:sdt>
              <w:ins w:author="Rossi Rossi" w:id="18" w:date="2026-09-22T06:56:59Z"/>
            </w:sdtContent>
          </w:sdt>
        </w:p>
      </w:sdtContent>
    </w:sdt>
    <w:sdt>
      <w:sdtPr>
        <w:id w:val="-423001048"/>
        <w:tag w:val="goog_rdk_1510"/>
      </w:sdtPr>
      <w:sdtContent>
        <w:p w:rsidR="00000000" w:rsidDel="00000000" w:rsidP="00000000" w:rsidRDefault="00000000" w:rsidRPr="00000000" w14:paraId="00000205">
          <w:pPr>
            <w:numPr>
              <w:ilvl w:val="1"/>
              <w:numId w:val="6"/>
            </w:numPr>
            <w:ind w:left="502" w:hanging="360"/>
            <w:rPr>
              <w:ins w:author="Rossi Rossi" w:id="18" w:date="2026-09-22T06:56:59Z"/>
            </w:rPr>
          </w:pPr>
          <w:sdt>
            <w:sdtPr>
              <w:id w:val="-1704220141"/>
              <w:tag w:val="goog_rdk_1508"/>
            </w:sdtPr>
            <w:sdtContent>
              <w:ins w:author="Rossi Rossi" w:id="18" w:date="2026-09-22T06:56:59Z"/>
              <w:sdt>
                <w:sdtPr>
                  <w:id w:val="-321662356"/>
                  <w:tag w:val="goog_rdk_150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339842601"/>
        <w:tag w:val="goog_rdk_1513"/>
      </w:sdtPr>
      <w:sdtContent>
        <w:p w:rsidR="00000000" w:rsidDel="00000000" w:rsidP="00000000" w:rsidRDefault="00000000" w:rsidRPr="00000000" w14:paraId="00000206">
          <w:pPr>
            <w:numPr>
              <w:ilvl w:val="1"/>
              <w:numId w:val="6"/>
            </w:numPr>
            <w:ind w:left="502" w:hanging="360"/>
            <w:rPr>
              <w:ins w:author="Rossi Rossi" w:id="18" w:date="2026-09-22T06:56:59Z"/>
            </w:rPr>
          </w:pPr>
          <w:sdt>
            <w:sdtPr>
              <w:id w:val="797441920"/>
              <w:tag w:val="goog_rdk_1511"/>
            </w:sdtPr>
            <w:sdtContent>
              <w:ins w:author="Rossi Rossi" w:id="18" w:date="2026-09-22T06:56:59Z"/>
              <w:sdt>
                <w:sdtPr>
                  <w:id w:val="-1202469874"/>
                  <w:tag w:val="goog_rdk_151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print(interaction.output_text)</w:t>
                    </w:r>
                  </w:ins>
                </w:sdtContent>
              </w:sdt>
              <w:ins w:author="Rossi Rossi" w:id="18" w:date="2026-09-22T06:56:59Z"/>
            </w:sdtContent>
          </w:sdt>
        </w:p>
      </w:sdtContent>
    </w:sdt>
    <w:sdt>
      <w:sdtPr>
        <w:id w:val="-186989332"/>
        <w:tag w:val="goog_rdk_1516"/>
      </w:sdtPr>
      <w:sdtContent>
        <w:p w:rsidR="00000000" w:rsidDel="00000000" w:rsidP="00000000" w:rsidRDefault="00000000" w:rsidRPr="00000000" w14:paraId="00000207">
          <w:pPr>
            <w:numPr>
              <w:ilvl w:val="1"/>
              <w:numId w:val="6"/>
            </w:numPr>
            <w:ind w:left="502" w:hanging="360"/>
            <w:rPr>
              <w:ins w:author="Rossi Rossi" w:id="18" w:date="2026-09-22T06:56:59Z"/>
            </w:rPr>
          </w:pPr>
          <w:sdt>
            <w:sdtPr>
              <w:id w:val="-1721299328"/>
              <w:tag w:val="goog_rdk_1514"/>
            </w:sdtPr>
            <w:sdtContent>
              <w:ins w:author="Rossi Rossi" w:id="18" w:date="2026-09-22T06:56:59Z"/>
              <w:sdt>
                <w:sdtPr>
                  <w:id w:val="-199162162"/>
                  <w:tag w:val="goog_rdk_151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99930681"/>
        <w:tag w:val="goog_rdk_1519"/>
      </w:sdtPr>
      <w:sdtContent>
        <w:p w:rsidR="00000000" w:rsidDel="00000000" w:rsidP="00000000" w:rsidRDefault="00000000" w:rsidRPr="00000000" w14:paraId="00000208">
          <w:pPr>
            <w:numPr>
              <w:ilvl w:val="1"/>
              <w:numId w:val="6"/>
            </w:numPr>
            <w:ind w:left="502" w:hanging="360"/>
            <w:rPr>
              <w:ins w:author="Rossi Rossi" w:id="18" w:date="2026-09-22T06:56:59Z"/>
            </w:rPr>
          </w:pPr>
          <w:sdt>
            <w:sdtPr>
              <w:id w:val="-1196983274"/>
              <w:tag w:val="goog_rdk_1517"/>
            </w:sdtPr>
            <w:sdtContent>
              <w:ins w:author="Rossi Rossi" w:id="18" w:date="2026-09-22T06:56:59Z"/>
              <w:sdt>
                <w:sdtPr>
                  <w:id w:val="1135791876"/>
                  <w:tag w:val="goog_rdk_151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JavaScript</w:t>
                    </w:r>
                  </w:ins>
                </w:sdtContent>
              </w:sdt>
              <w:ins w:author="Rossi Rossi" w:id="18" w:date="2026-09-22T06:56:59Z"/>
            </w:sdtContent>
          </w:sdt>
        </w:p>
      </w:sdtContent>
    </w:sdt>
    <w:sdt>
      <w:sdtPr>
        <w:id w:val="-652832881"/>
        <w:tag w:val="goog_rdk_1522"/>
      </w:sdtPr>
      <w:sdtContent>
        <w:p w:rsidR="00000000" w:rsidDel="00000000" w:rsidP="00000000" w:rsidRDefault="00000000" w:rsidRPr="00000000" w14:paraId="00000209">
          <w:pPr>
            <w:numPr>
              <w:ilvl w:val="1"/>
              <w:numId w:val="6"/>
            </w:numPr>
            <w:ind w:left="502" w:hanging="360"/>
            <w:rPr>
              <w:ins w:author="Rossi Rossi" w:id="18" w:date="2026-09-22T06:56:59Z"/>
            </w:rPr>
          </w:pPr>
          <w:sdt>
            <w:sdtPr>
              <w:id w:val="-112443218"/>
              <w:tag w:val="goog_rdk_1520"/>
            </w:sdtPr>
            <w:sdtContent>
              <w:ins w:author="Rossi Rossi" w:id="18" w:date="2026-09-22T06:56:59Z"/>
              <w:sdt>
                <w:sdtPr>
                  <w:id w:val="-212198351"/>
                  <w:tag w:val="goog_rdk_152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11365240"/>
        <w:tag w:val="goog_rdk_1525"/>
      </w:sdtPr>
      <w:sdtContent>
        <w:p w:rsidR="00000000" w:rsidDel="00000000" w:rsidP="00000000" w:rsidRDefault="00000000" w:rsidRPr="00000000" w14:paraId="0000020A">
          <w:pPr>
            <w:numPr>
              <w:ilvl w:val="1"/>
              <w:numId w:val="6"/>
            </w:numPr>
            <w:ind w:left="502" w:hanging="360"/>
            <w:rPr>
              <w:ins w:author="Rossi Rossi" w:id="18" w:date="2026-09-22T06:56:59Z"/>
            </w:rPr>
          </w:pPr>
          <w:sdt>
            <w:sdtPr>
              <w:id w:val="1691050562"/>
              <w:tag w:val="goog_rdk_1523"/>
            </w:sdtPr>
            <w:sdtContent>
              <w:ins w:author="Rossi Rossi" w:id="18" w:date="2026-09-22T06:56:59Z"/>
              <w:sdt>
                <w:sdtPr>
                  <w:id w:val="-1549137303"/>
                  <w:tag w:val="goog_rdk_152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 GoogleGenAI } from "@google/genai";</w:t>
                    </w:r>
                  </w:ins>
                </w:sdtContent>
              </w:sdt>
              <w:ins w:author="Rossi Rossi" w:id="18" w:date="2026-09-22T06:56:59Z"/>
            </w:sdtContent>
          </w:sdt>
        </w:p>
      </w:sdtContent>
    </w:sdt>
    <w:sdt>
      <w:sdtPr>
        <w:id w:val="606717328"/>
        <w:tag w:val="goog_rdk_1528"/>
      </w:sdtPr>
      <w:sdtContent>
        <w:p w:rsidR="00000000" w:rsidDel="00000000" w:rsidP="00000000" w:rsidRDefault="00000000" w:rsidRPr="00000000" w14:paraId="0000020B">
          <w:pPr>
            <w:numPr>
              <w:ilvl w:val="1"/>
              <w:numId w:val="6"/>
            </w:numPr>
            <w:ind w:left="502" w:hanging="360"/>
            <w:rPr>
              <w:ins w:author="Rossi Rossi" w:id="18" w:date="2026-09-22T06:56:59Z"/>
            </w:rPr>
          </w:pPr>
          <w:sdt>
            <w:sdtPr>
              <w:id w:val="-611859905"/>
              <w:tag w:val="goog_rdk_1526"/>
            </w:sdtPr>
            <w:sdtContent>
              <w:ins w:author="Rossi Rossi" w:id="18" w:date="2026-09-22T06:56:59Z"/>
              <w:sdt>
                <w:sdtPr>
                  <w:id w:val="1315549753"/>
                  <w:tag w:val="goog_rdk_152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41495145"/>
        <w:tag w:val="goog_rdk_1531"/>
      </w:sdtPr>
      <w:sdtContent>
        <w:p w:rsidR="00000000" w:rsidDel="00000000" w:rsidP="00000000" w:rsidRDefault="00000000" w:rsidRPr="00000000" w14:paraId="0000020C">
          <w:pPr>
            <w:numPr>
              <w:ilvl w:val="1"/>
              <w:numId w:val="6"/>
            </w:numPr>
            <w:ind w:left="502" w:hanging="360"/>
            <w:rPr>
              <w:ins w:author="Rossi Rossi" w:id="18" w:date="2026-09-22T06:56:59Z"/>
            </w:rPr>
          </w:pPr>
          <w:sdt>
            <w:sdtPr>
              <w:id w:val="839383346"/>
              <w:tag w:val="goog_rdk_1529"/>
            </w:sdtPr>
            <w:sdtContent>
              <w:ins w:author="Rossi Rossi" w:id="18" w:date="2026-09-22T06:56:59Z"/>
              <w:sdt>
                <w:sdtPr>
                  <w:id w:val="380737876"/>
                  <w:tag w:val="goog_rdk_153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const ai = new GoogleGenAI({ apiKey: "YOUR_API_KEY" });</w:t>
                    </w:r>
                  </w:ins>
                </w:sdtContent>
              </w:sdt>
              <w:ins w:author="Rossi Rossi" w:id="18" w:date="2026-09-22T06:56:59Z"/>
            </w:sdtContent>
          </w:sdt>
        </w:p>
      </w:sdtContent>
    </w:sdt>
    <w:sdt>
      <w:sdtPr>
        <w:id w:val="1441789549"/>
        <w:tag w:val="goog_rdk_1534"/>
      </w:sdtPr>
      <w:sdtContent>
        <w:p w:rsidR="00000000" w:rsidDel="00000000" w:rsidP="00000000" w:rsidRDefault="00000000" w:rsidRPr="00000000" w14:paraId="0000020D">
          <w:pPr>
            <w:numPr>
              <w:ilvl w:val="1"/>
              <w:numId w:val="6"/>
            </w:numPr>
            <w:ind w:left="502" w:hanging="360"/>
            <w:rPr>
              <w:ins w:author="Rossi Rossi" w:id="18" w:date="2026-09-22T06:56:59Z"/>
            </w:rPr>
          </w:pPr>
          <w:sdt>
            <w:sdtPr>
              <w:id w:val="1719419879"/>
              <w:tag w:val="goog_rdk_1532"/>
            </w:sdtPr>
            <w:sdtContent>
              <w:ins w:author="Rossi Rossi" w:id="18" w:date="2026-09-22T06:56:59Z"/>
              <w:sdt>
                <w:sdtPr>
                  <w:id w:val="672576278"/>
                  <w:tag w:val="goog_rdk_153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42525906"/>
        <w:tag w:val="goog_rdk_1537"/>
      </w:sdtPr>
      <w:sdtContent>
        <w:p w:rsidR="00000000" w:rsidDel="00000000" w:rsidP="00000000" w:rsidRDefault="00000000" w:rsidRPr="00000000" w14:paraId="0000020E">
          <w:pPr>
            <w:numPr>
              <w:ilvl w:val="1"/>
              <w:numId w:val="6"/>
            </w:numPr>
            <w:ind w:left="502" w:hanging="360"/>
            <w:rPr>
              <w:ins w:author="Rossi Rossi" w:id="18" w:date="2026-09-22T06:56:59Z"/>
            </w:rPr>
          </w:pPr>
          <w:sdt>
            <w:sdtPr>
              <w:id w:val="1667596229"/>
              <w:tag w:val="goog_rdk_1535"/>
            </w:sdtPr>
            <w:sdtContent>
              <w:ins w:author="Rossi Rossi" w:id="18" w:date="2026-09-22T06:56:59Z"/>
              <w:sdt>
                <w:sdtPr>
                  <w:id w:val="-1023086271"/>
                  <w:tag w:val="goog_rdk_153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async function main() {</w:t>
                    </w:r>
                  </w:ins>
                </w:sdtContent>
              </w:sdt>
              <w:ins w:author="Rossi Rossi" w:id="18" w:date="2026-09-22T06:56:59Z"/>
            </w:sdtContent>
          </w:sdt>
        </w:p>
      </w:sdtContent>
    </w:sdt>
    <w:sdt>
      <w:sdtPr>
        <w:id w:val="-75796657"/>
        <w:tag w:val="goog_rdk_1540"/>
      </w:sdtPr>
      <w:sdtContent>
        <w:p w:rsidR="00000000" w:rsidDel="00000000" w:rsidP="00000000" w:rsidRDefault="00000000" w:rsidRPr="00000000" w14:paraId="0000020F">
          <w:pPr>
            <w:numPr>
              <w:ilvl w:val="1"/>
              <w:numId w:val="6"/>
            </w:numPr>
            <w:ind w:left="502" w:hanging="360"/>
            <w:rPr>
              <w:ins w:author="Rossi Rossi" w:id="18" w:date="2026-09-22T06:56:59Z"/>
            </w:rPr>
          </w:pPr>
          <w:sdt>
            <w:sdtPr>
              <w:id w:val="-865126530"/>
              <w:tag w:val="goog_rdk_1538"/>
            </w:sdtPr>
            <w:sdtContent>
              <w:ins w:author="Rossi Rossi" w:id="18" w:date="2026-09-22T06:56:59Z"/>
              <w:sdt>
                <w:sdtPr>
                  <w:id w:val="1990943716"/>
                  <w:tag w:val="goog_rdk_153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const interaction = await ai.interactions.create({</w:t>
                    </w:r>
                  </w:ins>
                </w:sdtContent>
              </w:sdt>
              <w:ins w:author="Rossi Rossi" w:id="18" w:date="2026-09-22T06:56:59Z"/>
            </w:sdtContent>
          </w:sdt>
        </w:p>
      </w:sdtContent>
    </w:sdt>
    <w:sdt>
      <w:sdtPr>
        <w:id w:val="1100009998"/>
        <w:tag w:val="goog_rdk_1543"/>
      </w:sdtPr>
      <w:sdtContent>
        <w:p w:rsidR="00000000" w:rsidDel="00000000" w:rsidP="00000000" w:rsidRDefault="00000000" w:rsidRPr="00000000" w14:paraId="00000210">
          <w:pPr>
            <w:numPr>
              <w:ilvl w:val="1"/>
              <w:numId w:val="6"/>
            </w:numPr>
            <w:ind w:left="502" w:hanging="360"/>
            <w:rPr>
              <w:ins w:author="Rossi Rossi" w:id="18" w:date="2026-09-22T06:56:59Z"/>
            </w:rPr>
          </w:pPr>
          <w:sdt>
            <w:sdtPr>
              <w:id w:val="583974425"/>
              <w:tag w:val="goog_rdk_1541"/>
            </w:sdtPr>
            <w:sdtContent>
              <w:ins w:author="Rossi Rossi" w:id="18" w:date="2026-09-22T06:56:59Z"/>
              <w:sdt>
                <w:sdtPr>
                  <w:id w:val="1931209332"/>
                  <w:tag w:val="goog_rdk_154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 "gemini-3.8-flash",</w:t>
                    </w:r>
                  </w:ins>
                </w:sdtContent>
              </w:sdt>
              <w:ins w:author="Rossi Rossi" w:id="18" w:date="2026-09-22T06:56:59Z"/>
            </w:sdtContent>
          </w:sdt>
        </w:p>
      </w:sdtContent>
    </w:sdt>
    <w:sdt>
      <w:sdtPr>
        <w:id w:val="-1623110483"/>
        <w:tag w:val="goog_rdk_1546"/>
      </w:sdtPr>
      <w:sdtContent>
        <w:p w:rsidR="00000000" w:rsidDel="00000000" w:rsidP="00000000" w:rsidRDefault="00000000" w:rsidRPr="00000000" w14:paraId="00000211">
          <w:pPr>
            <w:numPr>
              <w:ilvl w:val="1"/>
              <w:numId w:val="6"/>
            </w:numPr>
            <w:ind w:left="502" w:hanging="360"/>
            <w:rPr>
              <w:ins w:author="Rossi Rossi" w:id="18" w:date="2026-09-22T06:56:59Z"/>
            </w:rPr>
          </w:pPr>
          <w:sdt>
            <w:sdtPr>
              <w:id w:val="649682532"/>
              <w:tag w:val="goog_rdk_1544"/>
            </w:sdtPr>
            <w:sdtContent>
              <w:ins w:author="Rossi Rossi" w:id="18" w:date="2026-09-22T06:56:59Z"/>
              <w:sdt>
                <w:sdtPr>
                  <w:id w:val="-796888217"/>
                  <w:tag w:val="goog_rdk_154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18" w:date="2026-09-22T06:56:59Z"/>
            </w:sdtContent>
          </w:sdt>
        </w:p>
      </w:sdtContent>
    </w:sdt>
    <w:sdt>
      <w:sdtPr>
        <w:id w:val="-2102438680"/>
        <w:tag w:val="goog_rdk_1549"/>
      </w:sdtPr>
      <w:sdtContent>
        <w:p w:rsidR="00000000" w:rsidDel="00000000" w:rsidP="00000000" w:rsidRDefault="00000000" w:rsidRPr="00000000" w14:paraId="00000212">
          <w:pPr>
            <w:numPr>
              <w:ilvl w:val="1"/>
              <w:numId w:val="6"/>
            </w:numPr>
            <w:ind w:left="502" w:hanging="360"/>
            <w:rPr>
              <w:ins w:author="Rossi Rossi" w:id="18" w:date="2026-09-22T06:56:59Z"/>
            </w:rPr>
          </w:pPr>
          <w:sdt>
            <w:sdtPr>
              <w:id w:val="-1144810540"/>
              <w:tag w:val="goog_rdk_1547"/>
            </w:sdtPr>
            <w:sdtContent>
              <w:ins w:author="Rossi Rossi" w:id="18" w:date="2026-09-22T06:56:59Z"/>
              <w:sdt>
                <w:sdtPr>
                  <w:id w:val="-1568158204"/>
                  <w:tag w:val="goog_rdk_154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1550420078"/>
        <w:tag w:val="goog_rdk_1552"/>
      </w:sdtPr>
      <w:sdtContent>
        <w:p w:rsidR="00000000" w:rsidDel="00000000" w:rsidP="00000000" w:rsidRDefault="00000000" w:rsidRPr="00000000" w14:paraId="00000213">
          <w:pPr>
            <w:numPr>
              <w:ilvl w:val="1"/>
              <w:numId w:val="6"/>
            </w:numPr>
            <w:ind w:left="502" w:hanging="360"/>
            <w:rPr>
              <w:ins w:author="Rossi Rossi" w:id="18" w:date="2026-09-22T06:56:59Z"/>
            </w:rPr>
          </w:pPr>
          <w:sdt>
            <w:sdtPr>
              <w:id w:val="-1103406430"/>
              <w:tag w:val="goog_rdk_1550"/>
            </w:sdtPr>
            <w:sdtContent>
              <w:ins w:author="Rossi Rossi" w:id="18" w:date="2026-09-22T06:56:59Z"/>
              <w:sdt>
                <w:sdtPr>
                  <w:id w:val="-1318319544"/>
                  <w:tag w:val="goog_rdk_155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console.log(interaction.output_text);</w:t>
                    </w:r>
                  </w:ins>
                </w:sdtContent>
              </w:sdt>
              <w:ins w:author="Rossi Rossi" w:id="18" w:date="2026-09-22T06:56:59Z"/>
            </w:sdtContent>
          </w:sdt>
        </w:p>
      </w:sdtContent>
    </w:sdt>
    <w:sdt>
      <w:sdtPr>
        <w:id w:val="1410016179"/>
        <w:tag w:val="goog_rdk_1555"/>
      </w:sdtPr>
      <w:sdtContent>
        <w:p w:rsidR="00000000" w:rsidDel="00000000" w:rsidP="00000000" w:rsidRDefault="00000000" w:rsidRPr="00000000" w14:paraId="00000214">
          <w:pPr>
            <w:numPr>
              <w:ilvl w:val="1"/>
              <w:numId w:val="6"/>
            </w:numPr>
            <w:ind w:left="502" w:hanging="360"/>
            <w:rPr>
              <w:ins w:author="Rossi Rossi" w:id="18" w:date="2026-09-22T06:56:59Z"/>
            </w:rPr>
          </w:pPr>
          <w:sdt>
            <w:sdtPr>
              <w:id w:val="667912546"/>
              <w:tag w:val="goog_rdk_1553"/>
            </w:sdtPr>
            <w:sdtContent>
              <w:ins w:author="Rossi Rossi" w:id="18" w:date="2026-09-22T06:56:59Z"/>
              <w:sdt>
                <w:sdtPr>
                  <w:id w:val="-1137415891"/>
                  <w:tag w:val="goog_rdk_155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641927944"/>
        <w:tag w:val="goog_rdk_1558"/>
      </w:sdtPr>
      <w:sdtContent>
        <w:p w:rsidR="00000000" w:rsidDel="00000000" w:rsidP="00000000" w:rsidRDefault="00000000" w:rsidRPr="00000000" w14:paraId="00000215">
          <w:pPr>
            <w:numPr>
              <w:ilvl w:val="1"/>
              <w:numId w:val="6"/>
            </w:numPr>
            <w:ind w:left="502" w:hanging="360"/>
            <w:rPr>
              <w:ins w:author="Rossi Rossi" w:id="18" w:date="2026-09-22T06:56:59Z"/>
            </w:rPr>
          </w:pPr>
          <w:sdt>
            <w:sdtPr>
              <w:id w:val="-1709818187"/>
              <w:tag w:val="goog_rdk_1556"/>
            </w:sdtPr>
            <w:sdtContent>
              <w:ins w:author="Rossi Rossi" w:id="18" w:date="2026-09-22T06:56:59Z"/>
              <w:sdt>
                <w:sdtPr>
                  <w:id w:val="974445711"/>
                  <w:tag w:val="goog_rdk_155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95369008"/>
        <w:tag w:val="goog_rdk_1561"/>
      </w:sdtPr>
      <w:sdtContent>
        <w:p w:rsidR="00000000" w:rsidDel="00000000" w:rsidP="00000000" w:rsidRDefault="00000000" w:rsidRPr="00000000" w14:paraId="00000216">
          <w:pPr>
            <w:numPr>
              <w:ilvl w:val="1"/>
              <w:numId w:val="6"/>
            </w:numPr>
            <w:ind w:left="502" w:hanging="360"/>
            <w:rPr>
              <w:ins w:author="Rossi Rossi" w:id="18" w:date="2026-09-22T06:56:59Z"/>
            </w:rPr>
          </w:pPr>
          <w:sdt>
            <w:sdtPr>
              <w:id w:val="-440115642"/>
              <w:tag w:val="goog_rdk_1559"/>
            </w:sdtPr>
            <w:sdtContent>
              <w:ins w:author="Rossi Rossi" w:id="18" w:date="2026-09-22T06:56:59Z"/>
              <w:sdt>
                <w:sdtPr>
                  <w:id w:val="-1425204849"/>
                  <w:tag w:val="goog_rdk_156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main();</w:t>
                    </w:r>
                  </w:ins>
                </w:sdtContent>
              </w:sdt>
              <w:ins w:author="Rossi Rossi" w:id="18" w:date="2026-09-22T06:56:59Z"/>
            </w:sdtContent>
          </w:sdt>
        </w:p>
      </w:sdtContent>
    </w:sdt>
    <w:sdt>
      <w:sdtPr>
        <w:id w:val="349944689"/>
        <w:tag w:val="goog_rdk_1564"/>
      </w:sdtPr>
      <w:sdtContent>
        <w:p w:rsidR="00000000" w:rsidDel="00000000" w:rsidP="00000000" w:rsidRDefault="00000000" w:rsidRPr="00000000" w14:paraId="00000217">
          <w:pPr>
            <w:numPr>
              <w:ilvl w:val="1"/>
              <w:numId w:val="6"/>
            </w:numPr>
            <w:ind w:left="502" w:hanging="360"/>
            <w:rPr>
              <w:ins w:author="Rossi Rossi" w:id="18" w:date="2026-09-22T06:56:59Z"/>
            </w:rPr>
          </w:pPr>
          <w:sdt>
            <w:sdtPr>
              <w:id w:val="1839733968"/>
              <w:tag w:val="goog_rdk_1562"/>
            </w:sdtPr>
            <w:sdtContent>
              <w:ins w:author="Rossi Rossi" w:id="18" w:date="2026-09-22T06:56:59Z"/>
              <w:sdt>
                <w:sdtPr>
                  <w:id w:val="-1440139398"/>
                  <w:tag w:val="goog_rdk_156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15883349"/>
        <w:tag w:val="goog_rdk_1567"/>
      </w:sdtPr>
      <w:sdtContent>
        <w:p w:rsidR="00000000" w:rsidDel="00000000" w:rsidP="00000000" w:rsidRDefault="00000000" w:rsidRPr="00000000" w14:paraId="00000218">
          <w:pPr>
            <w:numPr>
              <w:ilvl w:val="1"/>
              <w:numId w:val="6"/>
            </w:numPr>
            <w:ind w:left="502" w:hanging="360"/>
            <w:rPr>
              <w:ins w:author="Rossi Rossi" w:id="18" w:date="2026-09-22T06:56:59Z"/>
            </w:rPr>
          </w:pPr>
          <w:sdt>
            <w:sdtPr>
              <w:id w:val="1421384720"/>
              <w:tag w:val="goog_rdk_1565"/>
            </w:sdtPr>
            <w:sdtContent>
              <w:ins w:author="Rossi Rossi" w:id="18" w:date="2026-09-22T06:56:59Z"/>
              <w:sdt>
                <w:sdtPr>
                  <w:id w:val="503701659"/>
                  <w:tag w:val="goog_rdk_156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Java</w:t>
                    </w:r>
                  </w:ins>
                </w:sdtContent>
              </w:sdt>
              <w:ins w:author="Rossi Rossi" w:id="18" w:date="2026-09-22T06:56:59Z"/>
            </w:sdtContent>
          </w:sdt>
        </w:p>
      </w:sdtContent>
    </w:sdt>
    <w:sdt>
      <w:sdtPr>
        <w:id w:val="1203539578"/>
        <w:tag w:val="goog_rdk_1570"/>
      </w:sdtPr>
      <w:sdtContent>
        <w:p w:rsidR="00000000" w:rsidDel="00000000" w:rsidP="00000000" w:rsidRDefault="00000000" w:rsidRPr="00000000" w14:paraId="00000219">
          <w:pPr>
            <w:numPr>
              <w:ilvl w:val="1"/>
              <w:numId w:val="6"/>
            </w:numPr>
            <w:ind w:left="502" w:hanging="360"/>
            <w:rPr>
              <w:ins w:author="Rossi Rossi" w:id="18" w:date="2026-09-22T06:56:59Z"/>
            </w:rPr>
          </w:pPr>
          <w:sdt>
            <w:sdtPr>
              <w:id w:val="1053595594"/>
              <w:tag w:val="goog_rdk_1568"/>
            </w:sdtPr>
            <w:sdtContent>
              <w:ins w:author="Rossi Rossi" w:id="18" w:date="2026-09-22T06:56:59Z"/>
              <w:sdt>
                <w:sdtPr>
                  <w:id w:val="377099027"/>
                  <w:tag w:val="goog_rdk_156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65147145"/>
        <w:tag w:val="goog_rdk_1573"/>
      </w:sdtPr>
      <w:sdtContent>
        <w:p w:rsidR="00000000" w:rsidDel="00000000" w:rsidP="00000000" w:rsidRDefault="00000000" w:rsidRPr="00000000" w14:paraId="0000021A">
          <w:pPr>
            <w:numPr>
              <w:ilvl w:val="1"/>
              <w:numId w:val="6"/>
            </w:numPr>
            <w:ind w:left="502" w:hanging="360"/>
            <w:rPr>
              <w:ins w:author="Rossi Rossi" w:id="18" w:date="2026-09-22T06:56:59Z"/>
            </w:rPr>
          </w:pPr>
          <w:sdt>
            <w:sdtPr>
              <w:id w:val="197796653"/>
              <w:tag w:val="goog_rdk_1571"/>
            </w:sdtPr>
            <w:sdtContent>
              <w:ins w:author="Rossi Rossi" w:id="18" w:date="2026-09-22T06:56:59Z"/>
              <w:sdt>
                <w:sdtPr>
                  <w:id w:val="545812673"/>
                  <w:tag w:val="goog_rdk_157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com.google.genai.Client;</w:t>
                    </w:r>
                  </w:ins>
                </w:sdtContent>
              </w:sdt>
              <w:ins w:author="Rossi Rossi" w:id="18" w:date="2026-09-22T06:56:59Z"/>
            </w:sdtContent>
          </w:sdt>
        </w:p>
      </w:sdtContent>
    </w:sdt>
    <w:sdt>
      <w:sdtPr>
        <w:id w:val="801740590"/>
        <w:tag w:val="goog_rdk_1576"/>
      </w:sdtPr>
      <w:sdtContent>
        <w:p w:rsidR="00000000" w:rsidDel="00000000" w:rsidP="00000000" w:rsidRDefault="00000000" w:rsidRPr="00000000" w14:paraId="0000021B">
          <w:pPr>
            <w:numPr>
              <w:ilvl w:val="1"/>
              <w:numId w:val="6"/>
            </w:numPr>
            <w:ind w:left="502" w:hanging="360"/>
            <w:rPr>
              <w:ins w:author="Rossi Rossi" w:id="18" w:date="2026-09-22T06:56:59Z"/>
            </w:rPr>
          </w:pPr>
          <w:sdt>
            <w:sdtPr>
              <w:id w:val="1566667483"/>
              <w:tag w:val="goog_rdk_1574"/>
            </w:sdtPr>
            <w:sdtContent>
              <w:ins w:author="Rossi Rossi" w:id="18" w:date="2026-09-22T06:56:59Z"/>
              <w:sdt>
                <w:sdtPr>
                  <w:id w:val="469377356"/>
                  <w:tag w:val="goog_rdk_157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com.google.genai.gaos.models.interactions.CreateModelInteraction;</w:t>
                    </w:r>
                  </w:ins>
                </w:sdtContent>
              </w:sdt>
              <w:ins w:author="Rossi Rossi" w:id="18" w:date="2026-09-22T06:56:59Z"/>
            </w:sdtContent>
          </w:sdt>
        </w:p>
      </w:sdtContent>
    </w:sdt>
    <w:sdt>
      <w:sdtPr>
        <w:id w:val="-557415752"/>
        <w:tag w:val="goog_rdk_1579"/>
      </w:sdtPr>
      <w:sdtContent>
        <w:p w:rsidR="00000000" w:rsidDel="00000000" w:rsidP="00000000" w:rsidRDefault="00000000" w:rsidRPr="00000000" w14:paraId="0000021C">
          <w:pPr>
            <w:numPr>
              <w:ilvl w:val="1"/>
              <w:numId w:val="6"/>
            </w:numPr>
            <w:ind w:left="502" w:hanging="360"/>
            <w:rPr>
              <w:ins w:author="Rossi Rossi" w:id="18" w:date="2026-09-22T06:56:59Z"/>
            </w:rPr>
          </w:pPr>
          <w:sdt>
            <w:sdtPr>
              <w:id w:val="-408634252"/>
              <w:tag w:val="goog_rdk_1577"/>
            </w:sdtPr>
            <w:sdtContent>
              <w:ins w:author="Rossi Rossi" w:id="18" w:date="2026-09-22T06:56:59Z"/>
              <w:sdt>
                <w:sdtPr>
                  <w:id w:val="-398114760"/>
                  <w:tag w:val="goog_rdk_157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com.google.genai.gaos.models.interactions.Interaction;</w:t>
                    </w:r>
                  </w:ins>
                </w:sdtContent>
              </w:sdt>
              <w:ins w:author="Rossi Rossi" w:id="18" w:date="2026-09-22T06:56:59Z"/>
            </w:sdtContent>
          </w:sdt>
        </w:p>
      </w:sdtContent>
    </w:sdt>
    <w:sdt>
      <w:sdtPr>
        <w:id w:val="1363547857"/>
        <w:tag w:val="goog_rdk_1582"/>
      </w:sdtPr>
      <w:sdtContent>
        <w:p w:rsidR="00000000" w:rsidDel="00000000" w:rsidP="00000000" w:rsidRDefault="00000000" w:rsidRPr="00000000" w14:paraId="0000021D">
          <w:pPr>
            <w:numPr>
              <w:ilvl w:val="1"/>
              <w:numId w:val="6"/>
            </w:numPr>
            <w:ind w:left="502" w:hanging="360"/>
            <w:rPr>
              <w:ins w:author="Rossi Rossi" w:id="18" w:date="2026-09-22T06:56:59Z"/>
            </w:rPr>
          </w:pPr>
          <w:sdt>
            <w:sdtPr>
              <w:id w:val="-2062606083"/>
              <w:tag w:val="goog_rdk_1580"/>
            </w:sdtPr>
            <w:sdtContent>
              <w:ins w:author="Rossi Rossi" w:id="18" w:date="2026-09-22T06:56:59Z"/>
              <w:sdt>
                <w:sdtPr>
                  <w:id w:val="-1868505422"/>
                  <w:tag w:val="goog_rdk_158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com.google.genai.gaos.models.interactions.InteractionsInput;</w:t>
                    </w:r>
                  </w:ins>
                </w:sdtContent>
              </w:sdt>
              <w:ins w:author="Rossi Rossi" w:id="18" w:date="2026-09-22T06:56:59Z"/>
            </w:sdtContent>
          </w:sdt>
        </w:p>
      </w:sdtContent>
    </w:sdt>
    <w:sdt>
      <w:sdtPr>
        <w:id w:val="1033727406"/>
        <w:tag w:val="goog_rdk_1585"/>
      </w:sdtPr>
      <w:sdtContent>
        <w:p w:rsidR="00000000" w:rsidDel="00000000" w:rsidP="00000000" w:rsidRDefault="00000000" w:rsidRPr="00000000" w14:paraId="0000021E">
          <w:pPr>
            <w:numPr>
              <w:ilvl w:val="1"/>
              <w:numId w:val="6"/>
            </w:numPr>
            <w:ind w:left="502" w:hanging="360"/>
            <w:rPr>
              <w:ins w:author="Rossi Rossi" w:id="18" w:date="2026-09-22T06:56:59Z"/>
            </w:rPr>
          </w:pPr>
          <w:sdt>
            <w:sdtPr>
              <w:id w:val="-959665758"/>
              <w:tag w:val="goog_rdk_1583"/>
            </w:sdtPr>
            <w:sdtContent>
              <w:ins w:author="Rossi Rossi" w:id="18" w:date="2026-09-22T06:56:59Z"/>
              <w:sdt>
                <w:sdtPr>
                  <w:id w:val="-110586573"/>
                  <w:tag w:val="goog_rdk_158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com.google.genai.gaos.models.interactions.Model;</w:t>
                    </w:r>
                  </w:ins>
                </w:sdtContent>
              </w:sdt>
              <w:ins w:author="Rossi Rossi" w:id="18" w:date="2026-09-22T06:56:59Z"/>
            </w:sdtContent>
          </w:sdt>
        </w:p>
      </w:sdtContent>
    </w:sdt>
    <w:sdt>
      <w:sdtPr>
        <w:id w:val="-822309470"/>
        <w:tag w:val="goog_rdk_1588"/>
      </w:sdtPr>
      <w:sdtContent>
        <w:p w:rsidR="00000000" w:rsidDel="00000000" w:rsidP="00000000" w:rsidRDefault="00000000" w:rsidRPr="00000000" w14:paraId="0000021F">
          <w:pPr>
            <w:numPr>
              <w:ilvl w:val="1"/>
              <w:numId w:val="6"/>
            </w:numPr>
            <w:ind w:left="502" w:hanging="360"/>
            <w:rPr>
              <w:ins w:author="Rossi Rossi" w:id="18" w:date="2026-09-22T06:56:59Z"/>
            </w:rPr>
          </w:pPr>
          <w:sdt>
            <w:sdtPr>
              <w:id w:val="1112888679"/>
              <w:tag w:val="goog_rdk_1586"/>
            </w:sdtPr>
            <w:sdtContent>
              <w:ins w:author="Rossi Rossi" w:id="18" w:date="2026-09-22T06:56:59Z"/>
              <w:sdt>
                <w:sdtPr>
                  <w:id w:val="1932632543"/>
                  <w:tag w:val="goog_rdk_158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import com.google.genai.gaos.models.operations.CreateInteractionRequestBody;</w:t>
                    </w:r>
                  </w:ins>
                </w:sdtContent>
              </w:sdt>
              <w:ins w:author="Rossi Rossi" w:id="18" w:date="2026-09-22T06:56:59Z"/>
            </w:sdtContent>
          </w:sdt>
        </w:p>
      </w:sdtContent>
    </w:sdt>
    <w:sdt>
      <w:sdtPr>
        <w:id w:val="316777325"/>
        <w:tag w:val="goog_rdk_1591"/>
      </w:sdtPr>
      <w:sdtContent>
        <w:p w:rsidR="00000000" w:rsidDel="00000000" w:rsidP="00000000" w:rsidRDefault="00000000" w:rsidRPr="00000000" w14:paraId="00000220">
          <w:pPr>
            <w:numPr>
              <w:ilvl w:val="1"/>
              <w:numId w:val="6"/>
            </w:numPr>
            <w:ind w:left="502" w:hanging="360"/>
            <w:rPr>
              <w:ins w:author="Rossi Rossi" w:id="18" w:date="2026-09-22T06:56:59Z"/>
            </w:rPr>
          </w:pPr>
          <w:sdt>
            <w:sdtPr>
              <w:id w:val="766325770"/>
              <w:tag w:val="goog_rdk_1589"/>
            </w:sdtPr>
            <w:sdtContent>
              <w:ins w:author="Rossi Rossi" w:id="18" w:date="2026-09-22T06:56:59Z"/>
              <w:sdt>
                <w:sdtPr>
                  <w:id w:val="36936280"/>
                  <w:tag w:val="goog_rdk_159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334495487"/>
        <w:tag w:val="goog_rdk_1594"/>
      </w:sdtPr>
      <w:sdtContent>
        <w:p w:rsidR="00000000" w:rsidDel="00000000" w:rsidP="00000000" w:rsidRDefault="00000000" w:rsidRPr="00000000" w14:paraId="00000221">
          <w:pPr>
            <w:numPr>
              <w:ilvl w:val="1"/>
              <w:numId w:val="6"/>
            </w:numPr>
            <w:ind w:left="502" w:hanging="360"/>
            <w:rPr>
              <w:ins w:author="Rossi Rossi" w:id="18" w:date="2026-09-22T06:56:59Z"/>
            </w:rPr>
          </w:pPr>
          <w:sdt>
            <w:sdtPr>
              <w:id w:val="-203713525"/>
              <w:tag w:val="goog_rdk_1592"/>
            </w:sdtPr>
            <w:sdtContent>
              <w:ins w:author="Rossi Rossi" w:id="18" w:date="2026-09-22T06:56:59Z"/>
              <w:sdt>
                <w:sdtPr>
                  <w:id w:val="-1696158829"/>
                  <w:tag w:val="goog_rdk_159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 client = Client.builder().apiKey("YOUR_API_KEY").build();</w:t>
                    </w:r>
                  </w:ins>
                </w:sdtContent>
              </w:sdt>
              <w:ins w:author="Rossi Rossi" w:id="18" w:date="2026-09-22T06:56:59Z"/>
            </w:sdtContent>
          </w:sdt>
        </w:p>
      </w:sdtContent>
    </w:sdt>
    <w:sdt>
      <w:sdtPr>
        <w:id w:val="1319657299"/>
        <w:tag w:val="goog_rdk_1597"/>
      </w:sdtPr>
      <w:sdtContent>
        <w:p w:rsidR="00000000" w:rsidDel="00000000" w:rsidP="00000000" w:rsidRDefault="00000000" w:rsidRPr="00000000" w14:paraId="00000222">
          <w:pPr>
            <w:numPr>
              <w:ilvl w:val="1"/>
              <w:numId w:val="6"/>
            </w:numPr>
            <w:ind w:left="502" w:hanging="360"/>
            <w:rPr>
              <w:ins w:author="Rossi Rossi" w:id="18" w:date="2026-09-22T06:56:59Z"/>
            </w:rPr>
          </w:pPr>
          <w:sdt>
            <w:sdtPr>
              <w:id w:val="1265319381"/>
              <w:tag w:val="goog_rdk_1595"/>
            </w:sdtPr>
            <w:sdtContent>
              <w:ins w:author="Rossi Rossi" w:id="18" w:date="2026-09-22T06:56:59Z"/>
              <w:sdt>
                <w:sdtPr>
                  <w:id w:val="251226961"/>
                  <w:tag w:val="goog_rdk_159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31863701"/>
        <w:tag w:val="goog_rdk_1600"/>
      </w:sdtPr>
      <w:sdtContent>
        <w:p w:rsidR="00000000" w:rsidDel="00000000" w:rsidP="00000000" w:rsidRDefault="00000000" w:rsidRPr="00000000" w14:paraId="00000223">
          <w:pPr>
            <w:numPr>
              <w:ilvl w:val="1"/>
              <w:numId w:val="6"/>
            </w:numPr>
            <w:ind w:left="502" w:hanging="360"/>
            <w:rPr>
              <w:ins w:author="Rossi Rossi" w:id="18" w:date="2026-09-22T06:56:59Z"/>
            </w:rPr>
          </w:pPr>
          <w:sdt>
            <w:sdtPr>
              <w:id w:val="17154330"/>
              <w:tag w:val="goog_rdk_1598"/>
            </w:sdtPr>
            <w:sdtContent>
              <w:ins w:author="Rossi Rossi" w:id="18" w:date="2026-09-22T06:56:59Z"/>
              <w:sdt>
                <w:sdtPr>
                  <w:id w:val="-402639076"/>
                  <w:tag w:val="goog_rdk_159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CreateModelInteraction params =</w:t>
                    </w:r>
                  </w:ins>
                </w:sdtContent>
              </w:sdt>
              <w:ins w:author="Rossi Rossi" w:id="18" w:date="2026-09-22T06:56:59Z"/>
            </w:sdtContent>
          </w:sdt>
        </w:p>
      </w:sdtContent>
    </w:sdt>
    <w:sdt>
      <w:sdtPr>
        <w:id w:val="880788220"/>
        <w:tag w:val="goog_rdk_1603"/>
      </w:sdtPr>
      <w:sdtContent>
        <w:p w:rsidR="00000000" w:rsidDel="00000000" w:rsidP="00000000" w:rsidRDefault="00000000" w:rsidRPr="00000000" w14:paraId="00000224">
          <w:pPr>
            <w:numPr>
              <w:ilvl w:val="1"/>
              <w:numId w:val="6"/>
            </w:numPr>
            <w:ind w:left="502" w:hanging="360"/>
            <w:rPr>
              <w:ins w:author="Rossi Rossi" w:id="18" w:date="2026-09-22T06:56:59Z"/>
            </w:rPr>
          </w:pPr>
          <w:sdt>
            <w:sdtPr>
              <w:id w:val="410767613"/>
              <w:tag w:val="goog_rdk_1601"/>
            </w:sdtPr>
            <w:sdtContent>
              <w:ins w:author="Rossi Rossi" w:id="18" w:date="2026-09-22T06:56:59Z"/>
              <w:sdt>
                <w:sdtPr>
                  <w:id w:val="-142596507"/>
                  <w:tag w:val="goog_rdk_160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CreateModelInteraction.builder()</w:t>
                    </w:r>
                  </w:ins>
                </w:sdtContent>
              </w:sdt>
              <w:ins w:author="Rossi Rossi" w:id="18" w:date="2026-09-22T06:56:59Z"/>
            </w:sdtContent>
          </w:sdt>
        </w:p>
      </w:sdtContent>
    </w:sdt>
    <w:sdt>
      <w:sdtPr>
        <w:id w:val="629845475"/>
        <w:tag w:val="goog_rdk_1606"/>
      </w:sdtPr>
      <w:sdtContent>
        <w:p w:rsidR="00000000" w:rsidDel="00000000" w:rsidP="00000000" w:rsidRDefault="00000000" w:rsidRPr="00000000" w14:paraId="00000225">
          <w:pPr>
            <w:numPr>
              <w:ilvl w:val="1"/>
              <w:numId w:val="6"/>
            </w:numPr>
            <w:ind w:left="502" w:hanging="360"/>
            <w:rPr>
              <w:ins w:author="Rossi Rossi" w:id="18" w:date="2026-09-22T06:56:59Z"/>
            </w:rPr>
          </w:pPr>
          <w:sdt>
            <w:sdtPr>
              <w:id w:val="516731010"/>
              <w:tag w:val="goog_rdk_1604"/>
            </w:sdtPr>
            <w:sdtContent>
              <w:ins w:author="Rossi Rossi" w:id="18" w:date="2026-09-22T06:56:59Z"/>
              <w:sdt>
                <w:sdtPr>
                  <w:id w:val="-164132366"/>
                  <w:tag w:val="goog_rdk_160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.model(Model.of("gemini-3.8-flash"))</w:t>
                    </w:r>
                  </w:ins>
                </w:sdtContent>
              </w:sdt>
              <w:ins w:author="Rossi Rossi" w:id="18" w:date="2026-09-22T06:56:59Z"/>
            </w:sdtContent>
          </w:sdt>
        </w:p>
      </w:sdtContent>
    </w:sdt>
    <w:sdt>
      <w:sdtPr>
        <w:id w:val="-2139822724"/>
        <w:tag w:val="goog_rdk_1609"/>
      </w:sdtPr>
      <w:sdtContent>
        <w:p w:rsidR="00000000" w:rsidDel="00000000" w:rsidP="00000000" w:rsidRDefault="00000000" w:rsidRPr="00000000" w14:paraId="00000226">
          <w:pPr>
            <w:numPr>
              <w:ilvl w:val="1"/>
              <w:numId w:val="6"/>
            </w:numPr>
            <w:ind w:left="502" w:hanging="360"/>
            <w:rPr>
              <w:ins w:author="Rossi Rossi" w:id="18" w:date="2026-09-22T06:56:59Z"/>
            </w:rPr>
          </w:pPr>
          <w:sdt>
            <w:sdtPr>
              <w:id w:val="-2013352035"/>
              <w:tag w:val="goog_rdk_1607"/>
            </w:sdtPr>
            <w:sdtContent>
              <w:ins w:author="Rossi Rossi" w:id="18" w:date="2026-09-22T06:56:59Z"/>
              <w:sdt>
                <w:sdtPr>
                  <w:id w:val="650509425"/>
                  <w:tag w:val="goog_rdk_160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.input(InteractionsInput.of("Explain how AI works in a few sentences."))</w:t>
                    </w:r>
                  </w:ins>
                </w:sdtContent>
              </w:sdt>
              <w:ins w:author="Rossi Rossi" w:id="18" w:date="2026-09-22T06:56:59Z"/>
            </w:sdtContent>
          </w:sdt>
        </w:p>
      </w:sdtContent>
    </w:sdt>
    <w:sdt>
      <w:sdtPr>
        <w:id w:val="1828522490"/>
        <w:tag w:val="goog_rdk_1612"/>
      </w:sdtPr>
      <w:sdtContent>
        <w:p w:rsidR="00000000" w:rsidDel="00000000" w:rsidP="00000000" w:rsidRDefault="00000000" w:rsidRPr="00000000" w14:paraId="00000227">
          <w:pPr>
            <w:numPr>
              <w:ilvl w:val="1"/>
              <w:numId w:val="6"/>
            </w:numPr>
            <w:ind w:left="502" w:hanging="360"/>
            <w:rPr>
              <w:ins w:author="Rossi Rossi" w:id="18" w:date="2026-09-22T06:56:59Z"/>
            </w:rPr>
          </w:pPr>
          <w:sdt>
            <w:sdtPr>
              <w:id w:val="-1143294269"/>
              <w:tag w:val="goog_rdk_1610"/>
            </w:sdtPr>
            <w:sdtContent>
              <w:ins w:author="Rossi Rossi" w:id="18" w:date="2026-09-22T06:56:59Z"/>
              <w:sdt>
                <w:sdtPr>
                  <w:id w:val="-1844051096"/>
                  <w:tag w:val="goog_rdk_161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.build();</w:t>
                    </w:r>
                  </w:ins>
                </w:sdtContent>
              </w:sdt>
              <w:ins w:author="Rossi Rossi" w:id="18" w:date="2026-09-22T06:56:59Z"/>
            </w:sdtContent>
          </w:sdt>
        </w:p>
      </w:sdtContent>
    </w:sdt>
    <w:sdt>
      <w:sdtPr>
        <w:id w:val="431875265"/>
        <w:tag w:val="goog_rdk_1615"/>
      </w:sdtPr>
      <w:sdtContent>
        <w:p w:rsidR="00000000" w:rsidDel="00000000" w:rsidP="00000000" w:rsidRDefault="00000000" w:rsidRPr="00000000" w14:paraId="00000228">
          <w:pPr>
            <w:numPr>
              <w:ilvl w:val="1"/>
              <w:numId w:val="6"/>
            </w:numPr>
            <w:ind w:left="502" w:hanging="360"/>
            <w:rPr>
              <w:ins w:author="Rossi Rossi" w:id="18" w:date="2026-09-22T06:56:59Z"/>
            </w:rPr>
          </w:pPr>
          <w:sdt>
            <w:sdtPr>
              <w:id w:val="81585285"/>
              <w:tag w:val="goog_rdk_1613"/>
            </w:sdtPr>
            <w:sdtContent>
              <w:ins w:author="Rossi Rossi" w:id="18" w:date="2026-09-22T06:56:59Z"/>
              <w:sdt>
                <w:sdtPr>
                  <w:id w:val="506085267"/>
                  <w:tag w:val="goog_rdk_161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26402619"/>
        <w:tag w:val="goog_rdk_1618"/>
      </w:sdtPr>
      <w:sdtContent>
        <w:p w:rsidR="00000000" w:rsidDel="00000000" w:rsidP="00000000" w:rsidRDefault="00000000" w:rsidRPr="00000000" w14:paraId="00000229">
          <w:pPr>
            <w:numPr>
              <w:ilvl w:val="1"/>
              <w:numId w:val="6"/>
            </w:numPr>
            <w:ind w:left="502" w:hanging="360"/>
            <w:rPr>
              <w:ins w:author="Rossi Rossi" w:id="18" w:date="2026-09-22T06:56:59Z"/>
            </w:rPr>
          </w:pPr>
          <w:sdt>
            <w:sdtPr>
              <w:id w:val="-320063249"/>
              <w:tag w:val="goog_rdk_1616"/>
            </w:sdtPr>
            <w:sdtContent>
              <w:ins w:author="Rossi Rossi" w:id="18" w:date="2026-09-22T06:56:59Z"/>
              <w:sdt>
                <w:sdtPr>
                  <w:id w:val="1915759957"/>
                  <w:tag w:val="goog_rdk_161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Interaction interaction =</w:t>
                    </w:r>
                  </w:ins>
                </w:sdtContent>
              </w:sdt>
              <w:ins w:author="Rossi Rossi" w:id="18" w:date="2026-09-22T06:56:59Z"/>
            </w:sdtContent>
          </w:sdt>
        </w:p>
      </w:sdtContent>
    </w:sdt>
    <w:sdt>
      <w:sdtPr>
        <w:id w:val="67630346"/>
        <w:tag w:val="goog_rdk_1621"/>
      </w:sdtPr>
      <w:sdtContent>
        <w:p w:rsidR="00000000" w:rsidDel="00000000" w:rsidP="00000000" w:rsidRDefault="00000000" w:rsidRPr="00000000" w14:paraId="0000022A">
          <w:pPr>
            <w:numPr>
              <w:ilvl w:val="1"/>
              <w:numId w:val="6"/>
            </w:numPr>
            <w:ind w:left="502" w:hanging="360"/>
            <w:rPr>
              <w:ins w:author="Rossi Rossi" w:id="18" w:date="2026-09-22T06:56:59Z"/>
            </w:rPr>
          </w:pPr>
          <w:sdt>
            <w:sdtPr>
              <w:id w:val="-1280617818"/>
              <w:tag w:val="goog_rdk_1619"/>
            </w:sdtPr>
            <w:sdtContent>
              <w:ins w:author="Rossi Rossi" w:id="18" w:date="2026-09-22T06:56:59Z"/>
              <w:sdt>
                <w:sdtPr>
                  <w:id w:val="1425700162"/>
                  <w:tag w:val="goog_rdk_162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client.interactions.create(CreateInteractionRequestBody.of(params)).interaction().get();</w:t>
                    </w:r>
                  </w:ins>
                </w:sdtContent>
              </w:sdt>
              <w:ins w:author="Rossi Rossi" w:id="18" w:date="2026-09-22T06:56:59Z"/>
            </w:sdtContent>
          </w:sdt>
        </w:p>
      </w:sdtContent>
    </w:sdt>
    <w:sdt>
      <w:sdtPr>
        <w:id w:val="1195960543"/>
        <w:tag w:val="goog_rdk_1624"/>
      </w:sdtPr>
      <w:sdtContent>
        <w:p w:rsidR="00000000" w:rsidDel="00000000" w:rsidP="00000000" w:rsidRDefault="00000000" w:rsidRPr="00000000" w14:paraId="0000022B">
          <w:pPr>
            <w:numPr>
              <w:ilvl w:val="1"/>
              <w:numId w:val="6"/>
            </w:numPr>
            <w:ind w:left="502" w:hanging="360"/>
            <w:rPr>
              <w:ins w:author="Rossi Rossi" w:id="18" w:date="2026-09-22T06:56:59Z"/>
            </w:rPr>
          </w:pPr>
          <w:sdt>
            <w:sdtPr>
              <w:id w:val="1920220091"/>
              <w:tag w:val="goog_rdk_1622"/>
            </w:sdtPr>
            <w:sdtContent>
              <w:ins w:author="Rossi Rossi" w:id="18" w:date="2026-09-22T06:56:59Z"/>
              <w:sdt>
                <w:sdtPr>
                  <w:id w:val="-180040630"/>
                  <w:tag w:val="goog_rdk_162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140573525"/>
        <w:tag w:val="goog_rdk_1627"/>
      </w:sdtPr>
      <w:sdtContent>
        <w:p w:rsidR="00000000" w:rsidDel="00000000" w:rsidP="00000000" w:rsidRDefault="00000000" w:rsidRPr="00000000" w14:paraId="0000022C">
          <w:pPr>
            <w:numPr>
              <w:ilvl w:val="1"/>
              <w:numId w:val="6"/>
            </w:numPr>
            <w:ind w:left="502" w:hanging="360"/>
            <w:rPr>
              <w:ins w:author="Rossi Rossi" w:id="18" w:date="2026-09-22T06:56:59Z"/>
            </w:rPr>
          </w:pPr>
          <w:sdt>
            <w:sdtPr>
              <w:id w:val="844186870"/>
              <w:tag w:val="goog_rdk_1625"/>
            </w:sdtPr>
            <w:sdtContent>
              <w:ins w:author="Rossi Rossi" w:id="18" w:date="2026-09-22T06:56:59Z"/>
              <w:sdt>
                <w:sdtPr>
                  <w:id w:val="1432577159"/>
                  <w:tag w:val="goog_rdk_162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System.out.println(interaction.outputText().orElse(""));</w:t>
                    </w:r>
                  </w:ins>
                </w:sdtContent>
              </w:sdt>
              <w:ins w:author="Rossi Rossi" w:id="18" w:date="2026-09-22T06:56:59Z"/>
            </w:sdtContent>
          </w:sdt>
        </w:p>
      </w:sdtContent>
    </w:sdt>
    <w:sdt>
      <w:sdtPr>
        <w:id w:val="-1628396513"/>
        <w:tag w:val="goog_rdk_1630"/>
      </w:sdtPr>
      <w:sdtContent>
        <w:p w:rsidR="00000000" w:rsidDel="00000000" w:rsidP="00000000" w:rsidRDefault="00000000" w:rsidRPr="00000000" w14:paraId="0000022D">
          <w:pPr>
            <w:numPr>
              <w:ilvl w:val="1"/>
              <w:numId w:val="6"/>
            </w:numPr>
            <w:ind w:left="502" w:hanging="360"/>
            <w:rPr>
              <w:ins w:author="Rossi Rossi" w:id="18" w:date="2026-09-22T06:56:59Z"/>
            </w:rPr>
          </w:pPr>
          <w:sdt>
            <w:sdtPr>
              <w:id w:val="-1333464056"/>
              <w:tag w:val="goog_rdk_1628"/>
            </w:sdtPr>
            <w:sdtContent>
              <w:ins w:author="Rossi Rossi" w:id="18" w:date="2026-09-22T06:56:59Z"/>
              <w:sdt>
                <w:sdtPr>
                  <w:id w:val="-432017800"/>
                  <w:tag w:val="goog_rdk_162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96355845"/>
        <w:tag w:val="goog_rdk_1633"/>
      </w:sdtPr>
      <w:sdtContent>
        <w:p w:rsidR="00000000" w:rsidDel="00000000" w:rsidP="00000000" w:rsidRDefault="00000000" w:rsidRPr="00000000" w14:paraId="0000022E">
          <w:pPr>
            <w:numPr>
              <w:ilvl w:val="1"/>
              <w:numId w:val="6"/>
            </w:numPr>
            <w:ind w:left="502" w:hanging="360"/>
            <w:rPr>
              <w:ins w:author="Rossi Rossi" w:id="18" w:date="2026-09-22T06:56:59Z"/>
            </w:rPr>
          </w:pPr>
          <w:sdt>
            <w:sdtPr>
              <w:id w:val="-831324491"/>
              <w:tag w:val="goog_rdk_1631"/>
            </w:sdtPr>
            <w:sdtContent>
              <w:ins w:author="Rossi Rossi" w:id="18" w:date="2026-09-22T06:56:59Z"/>
              <w:sdt>
                <w:sdtPr>
                  <w:id w:val="935733091"/>
                  <w:tag w:val="goog_rdk_163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REST</w:t>
                    </w:r>
                  </w:ins>
                </w:sdtContent>
              </w:sdt>
              <w:ins w:author="Rossi Rossi" w:id="18" w:date="2026-09-22T06:56:59Z"/>
            </w:sdtContent>
          </w:sdt>
        </w:p>
      </w:sdtContent>
    </w:sdt>
    <w:sdt>
      <w:sdtPr>
        <w:id w:val="-816147254"/>
        <w:tag w:val="goog_rdk_1636"/>
      </w:sdtPr>
      <w:sdtContent>
        <w:p w:rsidR="00000000" w:rsidDel="00000000" w:rsidP="00000000" w:rsidRDefault="00000000" w:rsidRPr="00000000" w14:paraId="0000022F">
          <w:pPr>
            <w:numPr>
              <w:ilvl w:val="1"/>
              <w:numId w:val="6"/>
            </w:numPr>
            <w:ind w:left="502" w:hanging="360"/>
            <w:rPr>
              <w:ins w:author="Rossi Rossi" w:id="18" w:date="2026-09-22T06:56:59Z"/>
            </w:rPr>
          </w:pPr>
          <w:sdt>
            <w:sdtPr>
              <w:id w:val="-1308862494"/>
              <w:tag w:val="goog_rdk_1634"/>
            </w:sdtPr>
            <w:sdtContent>
              <w:ins w:author="Rossi Rossi" w:id="18" w:date="2026-09-22T06:56:59Z"/>
              <w:sdt>
                <w:sdtPr>
                  <w:id w:val="-2027815933"/>
                  <w:tag w:val="goog_rdk_163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107440053"/>
        <w:tag w:val="goog_rdk_1639"/>
      </w:sdtPr>
      <w:sdtContent>
        <w:p w:rsidR="00000000" w:rsidDel="00000000" w:rsidP="00000000" w:rsidRDefault="00000000" w:rsidRPr="00000000" w14:paraId="00000230">
          <w:pPr>
            <w:numPr>
              <w:ilvl w:val="1"/>
              <w:numId w:val="6"/>
            </w:numPr>
            <w:ind w:left="502" w:hanging="360"/>
            <w:rPr>
              <w:ins w:author="Rossi Rossi" w:id="18" w:date="2026-09-22T06:56:59Z"/>
            </w:rPr>
          </w:pPr>
          <w:sdt>
            <w:sdtPr>
              <w:id w:val="1805667257"/>
              <w:tag w:val="goog_rdk_1637"/>
            </w:sdtPr>
            <w:sdtContent>
              <w:ins w:author="Rossi Rossi" w:id="18" w:date="2026-09-22T06:56:59Z"/>
              <w:sdt>
                <w:sdtPr>
                  <w:id w:val="-579782450"/>
                  <w:tag w:val="goog_rdk_163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curl "https://generativelanguage.googleapis.com/v1beta/interactions" \</w:t>
                    </w:r>
                  </w:ins>
                </w:sdtContent>
              </w:sdt>
              <w:ins w:author="Rossi Rossi" w:id="18" w:date="2026-09-22T06:56:59Z"/>
            </w:sdtContent>
          </w:sdt>
        </w:p>
      </w:sdtContent>
    </w:sdt>
    <w:sdt>
      <w:sdtPr>
        <w:id w:val="122763988"/>
        <w:tag w:val="goog_rdk_1642"/>
      </w:sdtPr>
      <w:sdtContent>
        <w:p w:rsidR="00000000" w:rsidDel="00000000" w:rsidP="00000000" w:rsidRDefault="00000000" w:rsidRPr="00000000" w14:paraId="00000231">
          <w:pPr>
            <w:numPr>
              <w:ilvl w:val="1"/>
              <w:numId w:val="6"/>
            </w:numPr>
            <w:ind w:left="502" w:hanging="360"/>
            <w:rPr>
              <w:ins w:author="Rossi Rossi" w:id="18" w:date="2026-09-22T06:56:59Z"/>
            </w:rPr>
          </w:pPr>
          <w:sdt>
            <w:sdtPr>
              <w:id w:val="-1879790452"/>
              <w:tag w:val="goog_rdk_1640"/>
            </w:sdtPr>
            <w:sdtContent>
              <w:ins w:author="Rossi Rossi" w:id="18" w:date="2026-09-22T06:56:59Z"/>
              <w:sdt>
                <w:sdtPr>
                  <w:id w:val="1674234036"/>
                  <w:tag w:val="goog_rdk_164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-H 'Content-Type: application/json' \</w:t>
                    </w:r>
                  </w:ins>
                </w:sdtContent>
              </w:sdt>
              <w:ins w:author="Rossi Rossi" w:id="18" w:date="2026-09-22T06:56:59Z"/>
            </w:sdtContent>
          </w:sdt>
        </w:p>
      </w:sdtContent>
    </w:sdt>
    <w:sdt>
      <w:sdtPr>
        <w:id w:val="-1813087477"/>
        <w:tag w:val="goog_rdk_1645"/>
      </w:sdtPr>
      <w:sdtContent>
        <w:p w:rsidR="00000000" w:rsidDel="00000000" w:rsidP="00000000" w:rsidRDefault="00000000" w:rsidRPr="00000000" w14:paraId="00000232">
          <w:pPr>
            <w:numPr>
              <w:ilvl w:val="1"/>
              <w:numId w:val="6"/>
            </w:numPr>
            <w:ind w:left="502" w:hanging="360"/>
            <w:rPr>
              <w:ins w:author="Rossi Rossi" w:id="18" w:date="2026-09-22T06:56:59Z"/>
            </w:rPr>
          </w:pPr>
          <w:sdt>
            <w:sdtPr>
              <w:id w:val="-1840836723"/>
              <w:tag w:val="goog_rdk_1643"/>
            </w:sdtPr>
            <w:sdtContent>
              <w:ins w:author="Rossi Rossi" w:id="18" w:date="2026-09-22T06:56:59Z"/>
              <w:sdt>
                <w:sdtPr>
                  <w:id w:val="-1950513291"/>
                  <w:tag w:val="goog_rdk_164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-H "x-goog-api-key: YOUR_API_KEY" \</w:t>
                    </w:r>
                  </w:ins>
                </w:sdtContent>
              </w:sdt>
              <w:ins w:author="Rossi Rossi" w:id="18" w:date="2026-09-22T06:56:59Z"/>
            </w:sdtContent>
          </w:sdt>
        </w:p>
      </w:sdtContent>
    </w:sdt>
    <w:sdt>
      <w:sdtPr>
        <w:id w:val="376632383"/>
        <w:tag w:val="goog_rdk_1648"/>
      </w:sdtPr>
      <w:sdtContent>
        <w:p w:rsidR="00000000" w:rsidDel="00000000" w:rsidP="00000000" w:rsidRDefault="00000000" w:rsidRPr="00000000" w14:paraId="00000233">
          <w:pPr>
            <w:numPr>
              <w:ilvl w:val="1"/>
              <w:numId w:val="6"/>
            </w:numPr>
            <w:ind w:left="502" w:hanging="360"/>
            <w:rPr>
              <w:ins w:author="Rossi Rossi" w:id="18" w:date="2026-09-22T06:56:59Z"/>
            </w:rPr>
          </w:pPr>
          <w:sdt>
            <w:sdtPr>
              <w:id w:val="-696706967"/>
              <w:tag w:val="goog_rdk_1646"/>
            </w:sdtPr>
            <w:sdtContent>
              <w:ins w:author="Rossi Rossi" w:id="18" w:date="2026-09-22T06:56:59Z"/>
              <w:sdt>
                <w:sdtPr>
                  <w:id w:val="-1381457720"/>
                  <w:tag w:val="goog_rdk_164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-X POST \</w:t>
                    </w:r>
                  </w:ins>
                </w:sdtContent>
              </w:sdt>
              <w:ins w:author="Rossi Rossi" w:id="18" w:date="2026-09-22T06:56:59Z"/>
            </w:sdtContent>
          </w:sdt>
        </w:p>
      </w:sdtContent>
    </w:sdt>
    <w:sdt>
      <w:sdtPr>
        <w:id w:val="-1329834096"/>
        <w:tag w:val="goog_rdk_1651"/>
      </w:sdtPr>
      <w:sdtContent>
        <w:p w:rsidR="00000000" w:rsidDel="00000000" w:rsidP="00000000" w:rsidRDefault="00000000" w:rsidRPr="00000000" w14:paraId="00000234">
          <w:pPr>
            <w:numPr>
              <w:ilvl w:val="1"/>
              <w:numId w:val="6"/>
            </w:numPr>
            <w:ind w:left="502" w:hanging="360"/>
            <w:rPr>
              <w:ins w:author="Rossi Rossi" w:id="18" w:date="2026-09-22T06:56:59Z"/>
            </w:rPr>
          </w:pPr>
          <w:sdt>
            <w:sdtPr>
              <w:id w:val="1617548963"/>
              <w:tag w:val="goog_rdk_1649"/>
            </w:sdtPr>
            <w:sdtContent>
              <w:ins w:author="Rossi Rossi" w:id="18" w:date="2026-09-22T06:56:59Z"/>
              <w:sdt>
                <w:sdtPr>
                  <w:id w:val="-930118946"/>
                  <w:tag w:val="goog_rdk_165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-d '{</w:t>
                    </w:r>
                  </w:ins>
                </w:sdtContent>
              </w:sdt>
              <w:ins w:author="Rossi Rossi" w:id="18" w:date="2026-09-22T06:56:59Z"/>
            </w:sdtContent>
          </w:sdt>
        </w:p>
      </w:sdtContent>
    </w:sdt>
    <w:sdt>
      <w:sdtPr>
        <w:id w:val="-18477506"/>
        <w:tag w:val="goog_rdk_1654"/>
      </w:sdtPr>
      <w:sdtContent>
        <w:p w:rsidR="00000000" w:rsidDel="00000000" w:rsidP="00000000" w:rsidRDefault="00000000" w:rsidRPr="00000000" w14:paraId="00000235">
          <w:pPr>
            <w:numPr>
              <w:ilvl w:val="1"/>
              <w:numId w:val="6"/>
            </w:numPr>
            <w:ind w:left="502" w:hanging="360"/>
            <w:rPr>
              <w:ins w:author="Rossi Rossi" w:id="18" w:date="2026-09-22T06:56:59Z"/>
            </w:rPr>
          </w:pPr>
          <w:sdt>
            <w:sdtPr>
              <w:id w:val="-1082248815"/>
              <w:tag w:val="goog_rdk_1652"/>
            </w:sdtPr>
            <w:sdtContent>
              <w:ins w:author="Rossi Rossi" w:id="18" w:date="2026-09-22T06:56:59Z"/>
              <w:sdt>
                <w:sdtPr>
                  <w:id w:val="558586948"/>
                  <w:tag w:val="goog_rdk_165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 "gemini-3.8-flash",</w:t>
                    </w:r>
                  </w:ins>
                </w:sdtContent>
              </w:sdt>
              <w:ins w:author="Rossi Rossi" w:id="18" w:date="2026-09-22T06:56:59Z"/>
            </w:sdtContent>
          </w:sdt>
        </w:p>
      </w:sdtContent>
    </w:sdt>
    <w:sdt>
      <w:sdtPr>
        <w:id w:val="-466956061"/>
        <w:tag w:val="goog_rdk_1657"/>
      </w:sdtPr>
      <w:sdtContent>
        <w:p w:rsidR="00000000" w:rsidDel="00000000" w:rsidP="00000000" w:rsidRDefault="00000000" w:rsidRPr="00000000" w14:paraId="00000236">
          <w:pPr>
            <w:numPr>
              <w:ilvl w:val="1"/>
              <w:numId w:val="6"/>
            </w:numPr>
            <w:ind w:left="502" w:hanging="360"/>
            <w:rPr>
              <w:ins w:author="Rossi Rossi" w:id="18" w:date="2026-09-22T06:56:59Z"/>
            </w:rPr>
          </w:pPr>
          <w:sdt>
            <w:sdtPr>
              <w:id w:val="1427793167"/>
              <w:tag w:val="goog_rdk_1655"/>
            </w:sdtPr>
            <w:sdtContent>
              <w:ins w:author="Rossi Rossi" w:id="18" w:date="2026-09-22T06:56:59Z"/>
              <w:sdt>
                <w:sdtPr>
                  <w:id w:val="-1724109187"/>
                  <w:tag w:val="goog_rdk_165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18" w:date="2026-09-22T06:56:59Z"/>
            </w:sdtContent>
          </w:sdt>
        </w:p>
      </w:sdtContent>
    </w:sdt>
    <w:sdt>
      <w:sdtPr>
        <w:id w:val="-1674522003"/>
        <w:tag w:val="goog_rdk_1660"/>
      </w:sdtPr>
      <w:sdtContent>
        <w:p w:rsidR="00000000" w:rsidDel="00000000" w:rsidP="00000000" w:rsidRDefault="00000000" w:rsidRPr="00000000" w14:paraId="00000237">
          <w:pPr>
            <w:numPr>
              <w:ilvl w:val="1"/>
              <w:numId w:val="6"/>
            </w:numPr>
            <w:ind w:left="502" w:hanging="360"/>
            <w:rPr>
              <w:ins w:author="Rossi Rossi" w:id="18" w:date="2026-09-22T06:56:59Z"/>
            </w:rPr>
          </w:pPr>
          <w:sdt>
            <w:sdtPr>
              <w:id w:val="1562283601"/>
              <w:tag w:val="goog_rdk_1658"/>
            </w:sdtPr>
            <w:sdtContent>
              <w:ins w:author="Rossi Rossi" w:id="18" w:date="2026-09-22T06:56:59Z"/>
              <w:sdt>
                <w:sdtPr>
                  <w:id w:val="-1227133818"/>
                  <w:tag w:val="goog_rdk_165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1652394401"/>
        <w:tag w:val="goog_rdk_1663"/>
      </w:sdtPr>
      <w:sdtContent>
        <w:p w:rsidR="00000000" w:rsidDel="00000000" w:rsidP="00000000" w:rsidRDefault="00000000" w:rsidRPr="00000000" w14:paraId="00000238">
          <w:pPr>
            <w:numPr>
              <w:ilvl w:val="1"/>
              <w:numId w:val="6"/>
            </w:numPr>
            <w:ind w:left="502" w:hanging="360"/>
            <w:rPr>
              <w:ins w:author="Rossi Rossi" w:id="18" w:date="2026-09-22T06:56:59Z"/>
            </w:rPr>
          </w:pPr>
          <w:sdt>
            <w:sdtPr>
              <w:id w:val="800606137"/>
              <w:tag w:val="goog_rdk_1661"/>
            </w:sdtPr>
            <w:sdtContent>
              <w:ins w:author="Rossi Rossi" w:id="18" w:date="2026-09-22T06:56:59Z"/>
              <w:sdt>
                <w:sdtPr>
                  <w:id w:val="-2066600434"/>
                  <w:tag w:val="goog_rdk_166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64922539"/>
        <w:tag w:val="goog_rdk_1666"/>
      </w:sdtPr>
      <w:sdtContent>
        <w:p w:rsidR="00000000" w:rsidDel="00000000" w:rsidP="00000000" w:rsidRDefault="00000000" w:rsidRPr="00000000" w14:paraId="00000239">
          <w:pPr>
            <w:numPr>
              <w:ilvl w:val="1"/>
              <w:numId w:val="6"/>
            </w:numPr>
            <w:ind w:left="502" w:hanging="360"/>
            <w:rPr>
              <w:ins w:author="Rossi Rossi" w:id="18" w:date="2026-09-22T06:56:59Z"/>
            </w:rPr>
          </w:pPr>
          <w:sdt>
            <w:sdtPr>
              <w:id w:val="203118005"/>
              <w:tag w:val="goog_rdk_1664"/>
            </w:sdtPr>
            <w:sdtContent>
              <w:ins w:author="Rossi Rossi" w:id="18" w:date="2026-09-22T06:56:59Z"/>
              <w:sdt>
                <w:sdtPr>
                  <w:id w:val="-1636504211"/>
                  <w:tag w:val="goog_rdk_166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Security and secret management</w:t>
                    </w:r>
                  </w:ins>
                </w:sdtContent>
              </w:sdt>
              <w:ins w:author="Rossi Rossi" w:id="18" w:date="2026-09-22T06:56:59Z"/>
            </w:sdtContent>
          </w:sdt>
        </w:p>
      </w:sdtContent>
    </w:sdt>
    <w:sdt>
      <w:sdtPr>
        <w:id w:val="973303307"/>
        <w:tag w:val="goog_rdk_1669"/>
      </w:sdtPr>
      <w:sdtContent>
        <w:p w:rsidR="00000000" w:rsidDel="00000000" w:rsidP="00000000" w:rsidRDefault="00000000" w:rsidRPr="00000000" w14:paraId="0000023A">
          <w:pPr>
            <w:numPr>
              <w:ilvl w:val="1"/>
              <w:numId w:val="6"/>
            </w:numPr>
            <w:ind w:left="502" w:hanging="360"/>
            <w:rPr>
              <w:ins w:author="Rossi Rossi" w:id="18" w:date="2026-09-22T06:56:59Z"/>
            </w:rPr>
          </w:pPr>
          <w:sdt>
            <w:sdtPr>
              <w:id w:val="1542677282"/>
              <w:tag w:val="goog_rdk_1667"/>
            </w:sdtPr>
            <w:sdtContent>
              <w:ins w:author="Rossi Rossi" w:id="18" w:date="2026-09-22T06:56:59Z"/>
              <w:sdt>
                <w:sdtPr>
                  <w:id w:val="-87631539"/>
                  <w:tag w:val="goog_rdk_166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13999889"/>
        <w:tag w:val="goog_rdk_1672"/>
      </w:sdtPr>
      <w:sdtContent>
        <w:p w:rsidR="00000000" w:rsidDel="00000000" w:rsidP="00000000" w:rsidRDefault="00000000" w:rsidRPr="00000000" w14:paraId="0000023B">
          <w:pPr>
            <w:numPr>
              <w:ilvl w:val="1"/>
              <w:numId w:val="6"/>
            </w:numPr>
            <w:ind w:left="502" w:hanging="360"/>
            <w:rPr>
              <w:ins w:author="Rossi Rossi" w:id="18" w:date="2026-09-22T06:56:59Z"/>
            </w:rPr>
          </w:pPr>
          <w:sdt>
            <w:sdtPr>
              <w:id w:val="-945762812"/>
              <w:tag w:val="goog_rdk_1670"/>
            </w:sdtPr>
            <w:sdtContent>
              <w:ins w:author="Rossi Rossi" w:id="18" w:date="2026-09-22T06:56:59Z"/>
              <w:sdt>
                <w:sdtPr>
                  <w:id w:val="1231467838"/>
                  <w:tag w:val="goog_rdk_167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Treat your Gemini API key like a password. If compromised, others can consume</w:t>
                    </w:r>
                  </w:ins>
                </w:sdtContent>
              </w:sdt>
              <w:ins w:author="Rossi Rossi" w:id="18" w:date="2026-09-22T06:56:59Z"/>
            </w:sdtContent>
          </w:sdt>
        </w:p>
      </w:sdtContent>
    </w:sdt>
    <w:sdt>
      <w:sdtPr>
        <w:id w:val="-2030598974"/>
        <w:tag w:val="goog_rdk_1675"/>
      </w:sdtPr>
      <w:sdtContent>
        <w:p w:rsidR="00000000" w:rsidDel="00000000" w:rsidP="00000000" w:rsidRDefault="00000000" w:rsidRPr="00000000" w14:paraId="0000023C">
          <w:pPr>
            <w:numPr>
              <w:ilvl w:val="1"/>
              <w:numId w:val="6"/>
            </w:numPr>
            <w:ind w:left="502" w:hanging="360"/>
            <w:rPr>
              <w:ins w:author="Rossi Rossi" w:id="18" w:date="2026-09-22T06:56:59Z"/>
            </w:rPr>
          </w:pPr>
          <w:sdt>
            <w:sdtPr>
              <w:id w:val="-1550678946"/>
              <w:tag w:val="goog_rdk_1673"/>
            </w:sdtPr>
            <w:sdtContent>
              <w:ins w:author="Rossi Rossi" w:id="18" w:date="2026-09-22T06:56:59Z"/>
              <w:sdt>
                <w:sdtPr>
                  <w:id w:val="-16299697"/>
                  <w:tag w:val="goog_rdk_167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your project's quota, incur unexpected billing charges, and access private</w:t>
                    </w:r>
                  </w:ins>
                </w:sdtContent>
              </w:sdt>
              <w:ins w:author="Rossi Rossi" w:id="18" w:date="2026-09-22T06:56:59Z"/>
            </w:sdtContent>
          </w:sdt>
        </w:p>
      </w:sdtContent>
    </w:sdt>
    <w:sdt>
      <w:sdtPr>
        <w:id w:val="-1532542979"/>
        <w:tag w:val="goog_rdk_1678"/>
      </w:sdtPr>
      <w:sdtContent>
        <w:p w:rsidR="00000000" w:rsidDel="00000000" w:rsidP="00000000" w:rsidRDefault="00000000" w:rsidRPr="00000000" w14:paraId="0000023D">
          <w:pPr>
            <w:numPr>
              <w:ilvl w:val="1"/>
              <w:numId w:val="6"/>
            </w:numPr>
            <w:ind w:left="502" w:hanging="360"/>
            <w:rPr>
              <w:ins w:author="Rossi Rossi" w:id="18" w:date="2026-09-22T06:56:59Z"/>
            </w:rPr>
          </w:pPr>
          <w:sdt>
            <w:sdtPr>
              <w:id w:val="927919955"/>
              <w:tag w:val="goog_rdk_1676"/>
            </w:sdtPr>
            <w:sdtContent>
              <w:ins w:author="Rossi Rossi" w:id="18" w:date="2026-09-22T06:56:59Z"/>
              <w:sdt>
                <w:sdtPr>
                  <w:id w:val="-2125110226"/>
                  <w:tag w:val="goog_rdk_167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resources.</w:t>
                    </w:r>
                  </w:ins>
                </w:sdtContent>
              </w:sdt>
              <w:ins w:author="Rossi Rossi" w:id="18" w:date="2026-09-22T06:56:59Z"/>
            </w:sdtContent>
          </w:sdt>
        </w:p>
      </w:sdtContent>
    </w:sdt>
    <w:sdt>
      <w:sdtPr>
        <w:id w:val="745028808"/>
        <w:tag w:val="goog_rdk_1681"/>
      </w:sdtPr>
      <w:sdtContent>
        <w:p w:rsidR="00000000" w:rsidDel="00000000" w:rsidP="00000000" w:rsidRDefault="00000000" w:rsidRPr="00000000" w14:paraId="0000023E">
          <w:pPr>
            <w:numPr>
              <w:ilvl w:val="1"/>
              <w:numId w:val="6"/>
            </w:numPr>
            <w:ind w:left="502" w:hanging="360"/>
            <w:rPr>
              <w:ins w:author="Rossi Rossi" w:id="18" w:date="2026-09-22T06:56:59Z"/>
            </w:rPr>
          </w:pPr>
          <w:sdt>
            <w:sdtPr>
              <w:id w:val="519958835"/>
              <w:tag w:val="goog_rdk_1679"/>
            </w:sdtPr>
            <w:sdtContent>
              <w:ins w:author="Rossi Rossi" w:id="18" w:date="2026-09-22T06:56:59Z"/>
              <w:sdt>
                <w:sdtPr>
                  <w:id w:val="1013803445"/>
                  <w:tag w:val="goog_rdk_168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85199666"/>
        <w:tag w:val="goog_rdk_1684"/>
      </w:sdtPr>
      <w:sdtContent>
        <w:p w:rsidR="00000000" w:rsidDel="00000000" w:rsidP="00000000" w:rsidRDefault="00000000" w:rsidRPr="00000000" w14:paraId="0000023F">
          <w:pPr>
            <w:numPr>
              <w:ilvl w:val="1"/>
              <w:numId w:val="6"/>
            </w:numPr>
            <w:ind w:left="502" w:hanging="360"/>
            <w:rPr>
              <w:ins w:author="Rossi Rossi" w:id="18" w:date="2026-09-22T06:56:59Z"/>
            </w:rPr>
          </w:pPr>
          <w:sdt>
            <w:sdtPr>
              <w:id w:val="-1870270279"/>
              <w:tag w:val="goog_rdk_1682"/>
            </w:sdtPr>
            <w:sdtContent>
              <w:ins w:author="Rossi Rossi" w:id="18" w:date="2026-09-22T06:56:59Z"/>
              <w:sdt>
                <w:sdtPr>
                  <w:id w:val="-834505487"/>
                  <w:tag w:val="goog_rdk_168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Critical security rules</w:t>
                    </w:r>
                  </w:ins>
                </w:sdtContent>
              </w:sdt>
              <w:ins w:author="Rossi Rossi" w:id="18" w:date="2026-09-22T06:56:59Z"/>
            </w:sdtContent>
          </w:sdt>
        </w:p>
      </w:sdtContent>
    </w:sdt>
    <w:sdt>
      <w:sdtPr>
        <w:id w:val="1903746810"/>
        <w:tag w:val="goog_rdk_1687"/>
      </w:sdtPr>
      <w:sdtContent>
        <w:p w:rsidR="00000000" w:rsidDel="00000000" w:rsidP="00000000" w:rsidRDefault="00000000" w:rsidRPr="00000000" w14:paraId="00000240">
          <w:pPr>
            <w:numPr>
              <w:ilvl w:val="1"/>
              <w:numId w:val="6"/>
            </w:numPr>
            <w:ind w:left="502" w:hanging="360"/>
            <w:rPr>
              <w:ins w:author="Rossi Rossi" w:id="18" w:date="2026-09-22T06:56:59Z"/>
            </w:rPr>
          </w:pPr>
          <w:sdt>
            <w:sdtPr>
              <w:id w:val="-1651640611"/>
              <w:tag w:val="goog_rdk_1685"/>
            </w:sdtPr>
            <w:sdtContent>
              <w:ins w:author="Rossi Rossi" w:id="18" w:date="2026-09-22T06:56:59Z"/>
              <w:sdt>
                <w:sdtPr>
                  <w:id w:val="-560396338"/>
                  <w:tag w:val="goog_rdk_168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22877362"/>
        <w:tag w:val="goog_rdk_1690"/>
      </w:sdtPr>
      <w:sdtContent>
        <w:p w:rsidR="00000000" w:rsidDel="00000000" w:rsidP="00000000" w:rsidRDefault="00000000" w:rsidRPr="00000000" w14:paraId="00000241">
          <w:pPr>
            <w:numPr>
              <w:ilvl w:val="1"/>
              <w:numId w:val="6"/>
            </w:numPr>
            <w:ind w:left="502" w:hanging="360"/>
            <w:rPr>
              <w:ins w:author="Rossi Rossi" w:id="18" w:date="2026-09-22T06:56:59Z"/>
            </w:rPr>
          </w:pPr>
          <w:sdt>
            <w:sdtPr>
              <w:id w:val="-1544103474"/>
              <w:tag w:val="goog_rdk_1688"/>
            </w:sdtPr>
            <w:sdtContent>
              <w:ins w:author="Rossi Rossi" w:id="18" w:date="2026-09-22T06:56:59Z"/>
              <w:sdt>
                <w:sdtPr>
                  <w:id w:val="-1401467897"/>
                  <w:tag w:val="goog_rdk_168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**Keep keys confidential**: Never check API keys into source control systems like Git.</w:t>
                    </w:r>
                  </w:ins>
                </w:sdtContent>
              </w:sdt>
              <w:ins w:author="Rossi Rossi" w:id="18" w:date="2026-09-22T06:56:59Z"/>
            </w:sdtContent>
          </w:sdt>
        </w:p>
      </w:sdtContent>
    </w:sdt>
    <w:sdt>
      <w:sdtPr>
        <w:id w:val="191138369"/>
        <w:tag w:val="goog_rdk_1693"/>
      </w:sdtPr>
      <w:sdtContent>
        <w:p w:rsidR="00000000" w:rsidDel="00000000" w:rsidP="00000000" w:rsidRDefault="00000000" w:rsidRPr="00000000" w14:paraId="00000242">
          <w:pPr>
            <w:numPr>
              <w:ilvl w:val="1"/>
              <w:numId w:val="6"/>
            </w:numPr>
            <w:ind w:left="502" w:hanging="360"/>
            <w:rPr>
              <w:ins w:author="Rossi Rossi" w:id="18" w:date="2026-09-22T06:56:59Z"/>
            </w:rPr>
          </w:pPr>
          <w:sdt>
            <w:sdtPr>
              <w:id w:val="-23233779"/>
              <w:tag w:val="goog_rdk_1691"/>
            </w:sdtPr>
            <w:sdtContent>
              <w:ins w:author="Rossi Rossi" w:id="18" w:date="2026-09-22T06:56:59Z"/>
              <w:sdt>
                <w:sdtPr>
                  <w:id w:val="-735255613"/>
                  <w:tag w:val="goog_rdk_169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**Never expose keys client-side in production**: Do not hardcode API keys directly in web or mobile apps. Keys compiled in client-side code can be extracted by users. To secure client-side apps, run a backend proxy server to make the actual API calls.</w:t>
                    </w:r>
                  </w:ins>
                </w:sdtContent>
              </w:sdt>
              <w:ins w:author="Rossi Rossi" w:id="18" w:date="2026-09-22T06:56:59Z"/>
            </w:sdtContent>
          </w:sdt>
        </w:p>
      </w:sdtContent>
    </w:sdt>
    <w:sdt>
      <w:sdtPr>
        <w:id w:val="-538335602"/>
        <w:tag w:val="goog_rdk_1696"/>
      </w:sdtPr>
      <w:sdtContent>
        <w:p w:rsidR="00000000" w:rsidDel="00000000" w:rsidP="00000000" w:rsidRDefault="00000000" w:rsidRPr="00000000" w14:paraId="00000243">
          <w:pPr>
            <w:numPr>
              <w:ilvl w:val="1"/>
              <w:numId w:val="6"/>
            </w:numPr>
            <w:ind w:left="502" w:hanging="360"/>
            <w:rPr>
              <w:ins w:author="Rossi Rossi" w:id="18" w:date="2026-09-22T06:56:59Z"/>
            </w:rPr>
          </w:pPr>
          <w:sdt>
            <w:sdtPr>
              <w:id w:val="-1334308130"/>
              <w:tag w:val="goog_rdk_1694"/>
            </w:sdtPr>
            <w:sdtContent>
              <w:ins w:author="Rossi Rossi" w:id="18" w:date="2026-09-22T06:56:59Z"/>
              <w:sdt>
                <w:sdtPr>
                  <w:id w:val="1398032717"/>
                  <w:tag w:val="goog_rdk_169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00538620"/>
        <w:tag w:val="goog_rdk_1699"/>
      </w:sdtPr>
      <w:sdtContent>
        <w:p w:rsidR="00000000" w:rsidDel="00000000" w:rsidP="00000000" w:rsidRDefault="00000000" w:rsidRPr="00000000" w14:paraId="00000244">
          <w:pPr>
            <w:numPr>
              <w:ilvl w:val="1"/>
              <w:numId w:val="6"/>
            </w:numPr>
            <w:ind w:left="502" w:hanging="360"/>
            <w:rPr>
              <w:ins w:author="Rossi Rossi" w:id="18" w:date="2026-09-22T06:56:59Z"/>
            </w:rPr>
          </w:pPr>
          <w:sdt>
            <w:sdtPr>
              <w:id w:val="878742632"/>
              <w:tag w:val="goog_rdk_1697"/>
            </w:sdtPr>
            <w:sdtContent>
              <w:ins w:author="Rossi Rossi" w:id="18" w:date="2026-09-22T06:56:59Z"/>
              <w:sdt>
                <w:sdtPr>
                  <w:id w:val="1517273178"/>
                  <w:tag w:val="goog_rdk_169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Secret management best practices</w:t>
                    </w:r>
                  </w:ins>
                </w:sdtContent>
              </w:sdt>
              <w:ins w:author="Rossi Rossi" w:id="18" w:date="2026-09-22T06:56:59Z"/>
            </w:sdtContent>
          </w:sdt>
        </w:p>
      </w:sdtContent>
    </w:sdt>
    <w:sdt>
      <w:sdtPr>
        <w:id w:val="629067272"/>
        <w:tag w:val="goog_rdk_1702"/>
      </w:sdtPr>
      <w:sdtContent>
        <w:p w:rsidR="00000000" w:rsidDel="00000000" w:rsidP="00000000" w:rsidRDefault="00000000" w:rsidRPr="00000000" w14:paraId="00000245">
          <w:pPr>
            <w:numPr>
              <w:ilvl w:val="1"/>
              <w:numId w:val="6"/>
            </w:numPr>
            <w:ind w:left="502" w:hanging="360"/>
            <w:rPr>
              <w:ins w:author="Rossi Rossi" w:id="18" w:date="2026-09-22T06:56:59Z"/>
            </w:rPr>
          </w:pPr>
          <w:sdt>
            <w:sdtPr>
              <w:id w:val="-736234529"/>
              <w:tag w:val="goog_rdk_1700"/>
            </w:sdtPr>
            <w:sdtContent>
              <w:ins w:author="Rossi Rossi" w:id="18" w:date="2026-09-22T06:56:59Z"/>
              <w:sdt>
                <w:sdtPr>
                  <w:id w:val="235132382"/>
                  <w:tag w:val="goog_rdk_170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31310368"/>
        <w:tag w:val="goog_rdk_1705"/>
      </w:sdtPr>
      <w:sdtContent>
        <w:p w:rsidR="00000000" w:rsidDel="00000000" w:rsidP="00000000" w:rsidRDefault="00000000" w:rsidRPr="00000000" w14:paraId="00000246">
          <w:pPr>
            <w:numPr>
              <w:ilvl w:val="1"/>
              <w:numId w:val="6"/>
            </w:numPr>
            <w:ind w:left="502" w:hanging="360"/>
            <w:rPr>
              <w:ins w:author="Rossi Rossi" w:id="18" w:date="2026-09-22T06:56:59Z"/>
            </w:rPr>
          </w:pPr>
          <w:sdt>
            <w:sdtPr>
              <w:id w:val="-377556788"/>
              <w:tag w:val="goog_rdk_1703"/>
            </w:sdtPr>
            <w:sdtContent>
              <w:ins w:author="Rossi Rossi" w:id="18" w:date="2026-09-22T06:56:59Z"/>
              <w:sdt>
                <w:sdtPr>
                  <w:id w:val="-212766339"/>
                  <w:tag w:val="goog_rdk_170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**Environment variables**: Read keys from environment variables rather than configuration files.</w:t>
                    </w:r>
                  </w:ins>
                </w:sdtContent>
              </w:sdt>
              <w:ins w:author="Rossi Rossi" w:id="18" w:date="2026-09-22T06:56:59Z"/>
            </w:sdtContent>
          </w:sdt>
        </w:p>
      </w:sdtContent>
    </w:sdt>
    <w:sdt>
      <w:sdtPr>
        <w:id w:val="-1689438544"/>
        <w:tag w:val="goog_rdk_1708"/>
      </w:sdtPr>
      <w:sdtContent>
        <w:p w:rsidR="00000000" w:rsidDel="00000000" w:rsidP="00000000" w:rsidRDefault="00000000" w:rsidRPr="00000000" w14:paraId="00000247">
          <w:pPr>
            <w:numPr>
              <w:ilvl w:val="1"/>
              <w:numId w:val="6"/>
            </w:numPr>
            <w:ind w:left="502" w:hanging="360"/>
            <w:rPr>
              <w:ins w:author="Rossi Rossi" w:id="18" w:date="2026-09-22T06:56:59Z"/>
            </w:rPr>
          </w:pPr>
          <w:sdt>
            <w:sdtPr>
              <w:id w:val="882332984"/>
              <w:tag w:val="goog_rdk_1706"/>
            </w:sdtPr>
            <w:sdtContent>
              <w:ins w:author="Rossi Rossi" w:id="18" w:date="2026-09-22T06:56:59Z"/>
              <w:sdt>
                <w:sdtPr>
                  <w:id w:val="1729197323"/>
                  <w:tag w:val="goog_rdk_170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**Secret Manager** : For production, store your keys in a secure secret store such as [Google Cloud Secret Manager](https://cloud.google.com/secret-manager).</w:t>
                    </w:r>
                  </w:ins>
                </w:sdtContent>
              </w:sdt>
              <w:ins w:author="Rossi Rossi" w:id="18" w:date="2026-09-22T06:56:59Z"/>
            </w:sdtContent>
          </w:sdt>
        </w:p>
      </w:sdtContent>
    </w:sdt>
    <w:sdt>
      <w:sdtPr>
        <w:id w:val="-1496983598"/>
        <w:tag w:val="goog_rdk_1711"/>
      </w:sdtPr>
      <w:sdtContent>
        <w:p w:rsidR="00000000" w:rsidDel="00000000" w:rsidP="00000000" w:rsidRDefault="00000000" w:rsidRPr="00000000" w14:paraId="00000248">
          <w:pPr>
            <w:numPr>
              <w:ilvl w:val="1"/>
              <w:numId w:val="6"/>
            </w:numPr>
            <w:ind w:left="502" w:hanging="360"/>
            <w:rPr>
              <w:ins w:author="Rossi Rossi" w:id="18" w:date="2026-09-22T06:56:59Z"/>
            </w:rPr>
          </w:pPr>
          <w:sdt>
            <w:sdtPr>
              <w:id w:val="41072507"/>
              <w:tag w:val="goog_rdk_1709"/>
            </w:sdtPr>
            <w:sdtContent>
              <w:ins w:author="Rossi Rossi" w:id="18" w:date="2026-09-22T06:56:59Z"/>
              <w:sdt>
                <w:sdtPr>
                  <w:id w:val="651423239"/>
                  <w:tag w:val="goog_rdk_171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**Billing alerts**: Set up billing alerts in the Google Cloud Console to notify you if usage or costs spike.</w:t>
                    </w:r>
                  </w:ins>
                </w:sdtContent>
              </w:sdt>
              <w:ins w:author="Rossi Rossi" w:id="18" w:date="2026-09-22T06:56:59Z"/>
            </w:sdtContent>
          </w:sdt>
        </w:p>
      </w:sdtContent>
    </w:sdt>
    <w:sdt>
      <w:sdtPr>
        <w:id w:val="342485880"/>
        <w:tag w:val="goog_rdk_1714"/>
      </w:sdtPr>
      <w:sdtContent>
        <w:p w:rsidR="00000000" w:rsidDel="00000000" w:rsidP="00000000" w:rsidRDefault="00000000" w:rsidRPr="00000000" w14:paraId="00000249">
          <w:pPr>
            <w:numPr>
              <w:ilvl w:val="1"/>
              <w:numId w:val="6"/>
            </w:numPr>
            <w:ind w:left="502" w:hanging="360"/>
            <w:rPr>
              <w:ins w:author="Rossi Rossi" w:id="18" w:date="2026-09-22T06:56:59Z"/>
            </w:rPr>
          </w:pPr>
          <w:sdt>
            <w:sdtPr>
              <w:id w:val="936255437"/>
              <w:tag w:val="goog_rdk_1712"/>
            </w:sdtPr>
            <w:sdtContent>
              <w:ins w:author="Rossi Rossi" w:id="18" w:date="2026-09-22T06:56:59Z"/>
              <w:sdt>
                <w:sdtPr>
                  <w:id w:val="-1478175477"/>
                  <w:tag w:val="goog_rdk_171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2712266"/>
        <w:tag w:val="goog_rdk_1717"/>
      </w:sdtPr>
      <w:sdtContent>
        <w:p w:rsidR="00000000" w:rsidDel="00000000" w:rsidP="00000000" w:rsidRDefault="00000000" w:rsidRPr="00000000" w14:paraId="0000024A">
          <w:pPr>
            <w:numPr>
              <w:ilvl w:val="1"/>
              <w:numId w:val="6"/>
            </w:numPr>
            <w:ind w:left="502" w:hanging="360"/>
            <w:rPr>
              <w:ins w:author="Rossi Rossi" w:id="18" w:date="2026-09-22T06:56:59Z"/>
            </w:rPr>
          </w:pPr>
          <w:sdt>
            <w:sdtPr>
              <w:id w:val="1940571748"/>
              <w:tag w:val="goog_rdk_1715"/>
            </w:sdtPr>
            <w:sdtContent>
              <w:ins w:author="Rossi Rossi" w:id="18" w:date="2026-09-22T06:56:59Z"/>
              <w:sdt>
                <w:sdtPr>
                  <w:id w:val="-1327997126"/>
                  <w:tag w:val="goog_rdk_171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Leak response checklist</w:t>
                    </w:r>
                  </w:ins>
                </w:sdtContent>
              </w:sdt>
              <w:ins w:author="Rossi Rossi" w:id="18" w:date="2026-09-22T06:56:59Z"/>
            </w:sdtContent>
          </w:sdt>
        </w:p>
      </w:sdtContent>
    </w:sdt>
    <w:sdt>
      <w:sdtPr>
        <w:id w:val="-1468623466"/>
        <w:tag w:val="goog_rdk_1720"/>
      </w:sdtPr>
      <w:sdtContent>
        <w:p w:rsidR="00000000" w:rsidDel="00000000" w:rsidP="00000000" w:rsidRDefault="00000000" w:rsidRPr="00000000" w14:paraId="0000024B">
          <w:pPr>
            <w:numPr>
              <w:ilvl w:val="1"/>
              <w:numId w:val="6"/>
            </w:numPr>
            <w:ind w:left="502" w:hanging="360"/>
            <w:rPr>
              <w:ins w:author="Rossi Rossi" w:id="18" w:date="2026-09-22T06:56:59Z"/>
            </w:rPr>
          </w:pPr>
          <w:sdt>
            <w:sdtPr>
              <w:id w:val="1707859080"/>
              <w:tag w:val="goog_rdk_1718"/>
            </w:sdtPr>
            <w:sdtContent>
              <w:ins w:author="Rossi Rossi" w:id="18" w:date="2026-09-22T06:56:59Z"/>
              <w:sdt>
                <w:sdtPr>
                  <w:id w:val="1830870466"/>
                  <w:tag w:val="goog_rdk_171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28856196"/>
        <w:tag w:val="goog_rdk_1723"/>
      </w:sdtPr>
      <w:sdtContent>
        <w:p w:rsidR="00000000" w:rsidDel="00000000" w:rsidP="00000000" w:rsidRDefault="00000000" w:rsidRPr="00000000" w14:paraId="0000024C">
          <w:pPr>
            <w:numPr>
              <w:ilvl w:val="1"/>
              <w:numId w:val="6"/>
            </w:numPr>
            <w:ind w:left="502" w:hanging="360"/>
            <w:rPr>
              <w:ins w:author="Rossi Rossi" w:id="18" w:date="2026-09-22T06:56:59Z"/>
            </w:rPr>
          </w:pPr>
          <w:sdt>
            <w:sdtPr>
              <w:id w:val="628190424"/>
              <w:tag w:val="goog_rdk_1721"/>
            </w:sdtPr>
            <w:sdtContent>
              <w:ins w:author="Rossi Rossi" w:id="18" w:date="2026-09-22T06:56:59Z"/>
              <w:sdt>
                <w:sdtPr>
                  <w:id w:val="-61853635"/>
                  <w:tag w:val="goog_rdk_172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suspect your API key has been leaked:</w:t>
                    </w:r>
                  </w:ins>
                </w:sdtContent>
              </w:sdt>
              <w:ins w:author="Rossi Rossi" w:id="18" w:date="2026-09-22T06:56:59Z"/>
            </w:sdtContent>
          </w:sdt>
        </w:p>
      </w:sdtContent>
    </w:sdt>
    <w:sdt>
      <w:sdtPr>
        <w:id w:val="-1526362995"/>
        <w:tag w:val="goog_rdk_1726"/>
      </w:sdtPr>
      <w:sdtContent>
        <w:p w:rsidR="00000000" w:rsidDel="00000000" w:rsidP="00000000" w:rsidRDefault="00000000" w:rsidRPr="00000000" w14:paraId="0000024D">
          <w:pPr>
            <w:numPr>
              <w:ilvl w:val="1"/>
              <w:numId w:val="6"/>
            </w:numPr>
            <w:ind w:left="502" w:hanging="360"/>
            <w:rPr>
              <w:ins w:author="Rossi Rossi" w:id="18" w:date="2026-09-22T06:56:59Z"/>
            </w:rPr>
          </w:pPr>
          <w:sdt>
            <w:sdtPr>
              <w:id w:val="-857586473"/>
              <w:tag w:val="goog_rdk_1724"/>
            </w:sdtPr>
            <w:sdtContent>
              <w:ins w:author="Rossi Rossi" w:id="18" w:date="2026-09-22T06:56:59Z"/>
              <w:sdt>
                <w:sdtPr>
                  <w:id w:val="1357300215"/>
                  <w:tag w:val="goog_rdk_172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80275315"/>
        <w:tag w:val="goog_rdk_1729"/>
      </w:sdtPr>
      <w:sdtContent>
        <w:p w:rsidR="00000000" w:rsidDel="00000000" w:rsidP="00000000" w:rsidRDefault="00000000" w:rsidRPr="00000000" w14:paraId="0000024E">
          <w:pPr>
            <w:numPr>
              <w:ilvl w:val="1"/>
              <w:numId w:val="6"/>
            </w:numPr>
            <w:ind w:left="502" w:hanging="360"/>
            <w:rPr>
              <w:ins w:author="Rossi Rossi" w:id="18" w:date="2026-09-22T06:56:59Z"/>
            </w:rPr>
          </w:pPr>
          <w:sdt>
            <w:sdtPr>
              <w:id w:val="-560532794"/>
              <w:tag w:val="goog_rdk_1727"/>
            </w:sdtPr>
            <w:sdtContent>
              <w:ins w:author="Rossi Rossi" w:id="18" w:date="2026-09-22T06:56:59Z"/>
              <w:sdt>
                <w:sdtPr>
                  <w:id w:val="215096883"/>
                  <w:tag w:val="goog_rdk_172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**Generate a new key**: Create a replacement key in Google AI Studio or the Cloud Console.</w:t>
                    </w:r>
                  </w:ins>
                </w:sdtContent>
              </w:sdt>
              <w:ins w:author="Rossi Rossi" w:id="18" w:date="2026-09-22T06:56:59Z"/>
            </w:sdtContent>
          </w:sdt>
        </w:p>
      </w:sdtContent>
    </w:sdt>
    <w:sdt>
      <w:sdtPr>
        <w:id w:val="-534649404"/>
        <w:tag w:val="goog_rdk_1732"/>
      </w:sdtPr>
      <w:sdtContent>
        <w:p w:rsidR="00000000" w:rsidDel="00000000" w:rsidP="00000000" w:rsidRDefault="00000000" w:rsidRPr="00000000" w14:paraId="0000024F">
          <w:pPr>
            <w:numPr>
              <w:ilvl w:val="1"/>
              <w:numId w:val="6"/>
            </w:numPr>
            <w:ind w:left="502" w:hanging="360"/>
            <w:rPr>
              <w:ins w:author="Rossi Rossi" w:id="18" w:date="2026-09-22T06:56:59Z"/>
            </w:rPr>
          </w:pPr>
          <w:sdt>
            <w:sdtPr>
              <w:id w:val="18338344"/>
              <w:tag w:val="goog_rdk_1730"/>
            </w:sdtPr>
            <w:sdtContent>
              <w:ins w:author="Rossi Rossi" w:id="18" w:date="2026-09-22T06:56:59Z"/>
              <w:sdt>
                <w:sdtPr>
                  <w:id w:val="-335737387"/>
                  <w:tag w:val="goog_rdk_173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**Update your application**: Deploy your code using the new key.</w:t>
                    </w:r>
                  </w:ins>
                </w:sdtContent>
              </w:sdt>
              <w:ins w:author="Rossi Rossi" w:id="18" w:date="2026-09-22T06:56:59Z"/>
            </w:sdtContent>
          </w:sdt>
        </w:p>
      </w:sdtContent>
    </w:sdt>
    <w:sdt>
      <w:sdtPr>
        <w:id w:val="2049969484"/>
        <w:tag w:val="goog_rdk_1735"/>
      </w:sdtPr>
      <w:sdtContent>
        <w:p w:rsidR="00000000" w:rsidDel="00000000" w:rsidP="00000000" w:rsidRDefault="00000000" w:rsidRPr="00000000" w14:paraId="00000250">
          <w:pPr>
            <w:numPr>
              <w:ilvl w:val="1"/>
              <w:numId w:val="6"/>
            </w:numPr>
            <w:ind w:left="502" w:hanging="360"/>
            <w:rPr>
              <w:ins w:author="Rossi Rossi" w:id="18" w:date="2026-09-22T06:56:59Z"/>
            </w:rPr>
          </w:pPr>
          <w:sdt>
            <w:sdtPr>
              <w:id w:val="1860183873"/>
              <w:tag w:val="goog_rdk_1733"/>
            </w:sdtPr>
            <w:sdtContent>
              <w:ins w:author="Rossi Rossi" w:id="18" w:date="2026-09-22T06:56:59Z"/>
              <w:sdt>
                <w:sdtPr>
                  <w:id w:val="932399367"/>
                  <w:tag w:val="goog_rdk_173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**Disable or delete the compromised key**: Disable the leaked key in the Cloud Console once the new key is verified. Do not delete the old key until the new key is fully active to avoid application downtime.</w:t>
                    </w:r>
                  </w:ins>
                </w:sdtContent>
              </w:sdt>
              <w:ins w:author="Rossi Rossi" w:id="18" w:date="2026-09-22T06:56:59Z"/>
            </w:sdtContent>
          </w:sdt>
        </w:p>
      </w:sdtContent>
    </w:sdt>
    <w:sdt>
      <w:sdtPr>
        <w:id w:val="-50625116"/>
        <w:tag w:val="goog_rdk_1738"/>
      </w:sdtPr>
      <w:sdtContent>
        <w:p w:rsidR="00000000" w:rsidDel="00000000" w:rsidP="00000000" w:rsidRDefault="00000000" w:rsidRPr="00000000" w14:paraId="00000251">
          <w:pPr>
            <w:numPr>
              <w:ilvl w:val="1"/>
              <w:numId w:val="6"/>
            </w:numPr>
            <w:ind w:left="502" w:hanging="360"/>
            <w:rPr>
              <w:ins w:author="Rossi Rossi" w:id="18" w:date="2026-09-22T06:56:59Z"/>
            </w:rPr>
          </w:pPr>
          <w:sdt>
            <w:sdtPr>
              <w:id w:val="265833978"/>
              <w:tag w:val="goog_rdk_1736"/>
            </w:sdtPr>
            <w:sdtContent>
              <w:ins w:author="Rossi Rossi" w:id="18" w:date="2026-09-22T06:56:59Z"/>
              <w:sdt>
                <w:sdtPr>
                  <w:id w:val="-1361397639"/>
                  <w:tag w:val="goog_rdk_173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**Audit usage**: Check billing logs and API usage in the Google Cloud Console to identify unauthorized activity.</w:t>
                    </w:r>
                  </w:ins>
                </w:sdtContent>
              </w:sdt>
              <w:ins w:author="Rossi Rossi" w:id="18" w:date="2026-09-22T06:56:59Z"/>
            </w:sdtContent>
          </w:sdt>
        </w:p>
      </w:sdtContent>
    </w:sdt>
    <w:sdt>
      <w:sdtPr>
        <w:id w:val="89222792"/>
        <w:tag w:val="goog_rdk_1741"/>
      </w:sdtPr>
      <w:sdtContent>
        <w:p w:rsidR="00000000" w:rsidDel="00000000" w:rsidP="00000000" w:rsidRDefault="00000000" w:rsidRPr="00000000" w14:paraId="00000252">
          <w:pPr>
            <w:numPr>
              <w:ilvl w:val="1"/>
              <w:numId w:val="6"/>
            </w:numPr>
            <w:ind w:left="502" w:hanging="360"/>
            <w:rPr>
              <w:ins w:author="Rossi Rossi" w:id="18" w:date="2026-09-22T06:56:59Z"/>
            </w:rPr>
          </w:pPr>
          <w:sdt>
            <w:sdtPr>
              <w:id w:val="-1841761658"/>
              <w:tag w:val="goog_rdk_1739"/>
            </w:sdtPr>
            <w:sdtContent>
              <w:ins w:author="Rossi Rossi" w:id="18" w:date="2026-09-22T06:56:59Z"/>
              <w:sdt>
                <w:sdtPr>
                  <w:id w:val="1287930728"/>
                  <w:tag w:val="goog_rdk_174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41384728"/>
        <w:tag w:val="goog_rdk_1744"/>
      </w:sdtPr>
      <w:sdtContent>
        <w:p w:rsidR="00000000" w:rsidDel="00000000" w:rsidP="00000000" w:rsidRDefault="00000000" w:rsidRPr="00000000" w14:paraId="00000253">
          <w:pPr>
            <w:numPr>
              <w:ilvl w:val="1"/>
              <w:numId w:val="6"/>
            </w:numPr>
            <w:ind w:left="502" w:hanging="360"/>
            <w:rPr>
              <w:ins w:author="Rossi Rossi" w:id="18" w:date="2026-09-22T06:56:59Z"/>
            </w:rPr>
          </w:pPr>
          <w:sdt>
            <w:sdtPr>
              <w:id w:val="15295022"/>
              <w:tag w:val="goog_rdk_1742"/>
            </w:sdtPr>
            <w:sdtContent>
              <w:ins w:author="Rossi Rossi" w:id="18" w:date="2026-09-22T06:56:59Z"/>
              <w:sdt>
                <w:sdtPr>
                  <w:id w:val="1402352373"/>
                  <w:tag w:val="goog_rdk_174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Restricting and securing your keys</w:t>
                    </w:r>
                  </w:ins>
                </w:sdtContent>
              </w:sdt>
              <w:ins w:author="Rossi Rossi" w:id="18" w:date="2026-09-22T06:56:59Z"/>
            </w:sdtContent>
          </w:sdt>
        </w:p>
      </w:sdtContent>
    </w:sdt>
    <w:sdt>
      <w:sdtPr>
        <w:id w:val="846129641"/>
        <w:tag w:val="goog_rdk_1747"/>
      </w:sdtPr>
      <w:sdtContent>
        <w:p w:rsidR="00000000" w:rsidDel="00000000" w:rsidP="00000000" w:rsidRDefault="00000000" w:rsidRPr="00000000" w14:paraId="00000254">
          <w:pPr>
            <w:numPr>
              <w:ilvl w:val="1"/>
              <w:numId w:val="6"/>
            </w:numPr>
            <w:ind w:left="502" w:hanging="360"/>
            <w:rPr>
              <w:ins w:author="Rossi Rossi" w:id="18" w:date="2026-09-22T06:56:59Z"/>
            </w:rPr>
          </w:pPr>
          <w:sdt>
            <w:sdtPr>
              <w:id w:val="1168827462"/>
              <w:tag w:val="goog_rdk_1745"/>
            </w:sdtPr>
            <w:sdtContent>
              <w:ins w:author="Rossi Rossi" w:id="18" w:date="2026-09-22T06:56:59Z"/>
              <w:sdt>
                <w:sdtPr>
                  <w:id w:val="307372202"/>
                  <w:tag w:val="goog_rdk_174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35175869"/>
        <w:tag w:val="goog_rdk_1750"/>
      </w:sdtPr>
      <w:sdtContent>
        <w:p w:rsidR="00000000" w:rsidDel="00000000" w:rsidP="00000000" w:rsidRDefault="00000000" w:rsidRPr="00000000" w14:paraId="00000255">
          <w:pPr>
            <w:numPr>
              <w:ilvl w:val="1"/>
              <w:numId w:val="6"/>
            </w:numPr>
            <w:ind w:left="502" w:hanging="360"/>
            <w:rPr>
              <w:ins w:author="Rossi Rossi" w:id="18" w:date="2026-09-22T06:56:59Z"/>
            </w:rPr>
          </w:pPr>
          <w:sdt>
            <w:sdtPr>
              <w:id w:val="-1113380596"/>
              <w:tag w:val="goog_rdk_1748"/>
            </w:sdtPr>
            <w:sdtContent>
              <w:ins w:author="Rossi Rossi" w:id="18" w:date="2026-09-22T06:56:59Z"/>
              <w:sdt>
                <w:sdtPr>
                  <w:id w:val="-373786447"/>
                  <w:tag w:val="goog_rdk_174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Adding restrictions to your API keys minimizes the potential damage if a key is</w:t>
                    </w:r>
                  </w:ins>
                </w:sdtContent>
              </w:sdt>
              <w:ins w:author="Rossi Rossi" w:id="18" w:date="2026-09-22T06:56:59Z"/>
            </w:sdtContent>
          </w:sdt>
        </w:p>
      </w:sdtContent>
    </w:sdt>
    <w:sdt>
      <w:sdtPr>
        <w:id w:val="2084007224"/>
        <w:tag w:val="goog_rdk_1753"/>
      </w:sdtPr>
      <w:sdtContent>
        <w:p w:rsidR="00000000" w:rsidDel="00000000" w:rsidP="00000000" w:rsidRDefault="00000000" w:rsidRPr="00000000" w14:paraId="00000256">
          <w:pPr>
            <w:numPr>
              <w:ilvl w:val="1"/>
              <w:numId w:val="6"/>
            </w:numPr>
            <w:ind w:left="502" w:hanging="360"/>
            <w:rPr>
              <w:ins w:author="Rossi Rossi" w:id="18" w:date="2026-09-22T06:56:59Z"/>
            </w:rPr>
          </w:pPr>
          <w:sdt>
            <w:sdtPr>
              <w:id w:val="-2028485317"/>
              <w:tag w:val="goog_rdk_1751"/>
            </w:sdtPr>
            <w:sdtContent>
              <w:ins w:author="Rossi Rossi" w:id="18" w:date="2026-09-22T06:56:59Z"/>
              <w:sdt>
                <w:sdtPr>
                  <w:id w:val="822839238"/>
                  <w:tag w:val="goog_rdk_175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compromised.</w:t>
                    </w:r>
                  </w:ins>
                </w:sdtContent>
              </w:sdt>
              <w:ins w:author="Rossi Rossi" w:id="18" w:date="2026-09-22T06:56:59Z"/>
            </w:sdtContent>
          </w:sdt>
        </w:p>
      </w:sdtContent>
    </w:sdt>
    <w:sdt>
      <w:sdtPr>
        <w:id w:val="-989046573"/>
        <w:tag w:val="goog_rdk_1756"/>
      </w:sdtPr>
      <w:sdtContent>
        <w:p w:rsidR="00000000" w:rsidDel="00000000" w:rsidP="00000000" w:rsidRDefault="00000000" w:rsidRPr="00000000" w14:paraId="00000257">
          <w:pPr>
            <w:numPr>
              <w:ilvl w:val="1"/>
              <w:numId w:val="6"/>
            </w:numPr>
            <w:ind w:left="502" w:hanging="360"/>
            <w:rPr>
              <w:ins w:author="Rossi Rossi" w:id="18" w:date="2026-09-22T06:56:59Z"/>
            </w:rPr>
          </w:pPr>
          <w:sdt>
            <w:sdtPr>
              <w:id w:val="2003615120"/>
              <w:tag w:val="goog_rdk_1754"/>
            </w:sdtPr>
            <w:sdtContent>
              <w:ins w:author="Rossi Rossi" w:id="18" w:date="2026-09-22T06:56:59Z"/>
              <w:sdt>
                <w:sdtPr>
                  <w:id w:val="-1124851913"/>
                  <w:tag w:val="goog_rdk_175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22714735"/>
        <w:tag w:val="goog_rdk_1759"/>
      </w:sdtPr>
      <w:sdtContent>
        <w:p w:rsidR="00000000" w:rsidDel="00000000" w:rsidP="00000000" w:rsidRDefault="00000000" w:rsidRPr="00000000" w14:paraId="00000258">
          <w:pPr>
            <w:numPr>
              <w:ilvl w:val="1"/>
              <w:numId w:val="6"/>
            </w:numPr>
            <w:ind w:left="502" w:hanging="360"/>
            <w:rPr>
              <w:ins w:author="Rossi Rossi" w:id="18" w:date="2026-09-22T06:56:59Z"/>
            </w:rPr>
          </w:pPr>
          <w:sdt>
            <w:sdtPr>
              <w:id w:val="-1195891383"/>
              <w:tag w:val="goog_rdk_1757"/>
            </w:sdtPr>
            <w:sdtContent>
              <w:ins w:author="Rossi Rossi" w:id="18" w:date="2026-09-22T06:56:59Z"/>
              <w:sdt>
                <w:sdtPr>
                  <w:id w:val="-181812843"/>
                  <w:tag w:val="goog_rdk_175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Apply request origin restrictions</w:t>
                    </w:r>
                  </w:ins>
                </w:sdtContent>
              </w:sdt>
              <w:ins w:author="Rossi Rossi" w:id="18" w:date="2026-09-22T06:56:59Z"/>
            </w:sdtContent>
          </w:sdt>
        </w:p>
      </w:sdtContent>
    </w:sdt>
    <w:sdt>
      <w:sdtPr>
        <w:id w:val="-1090500884"/>
        <w:tag w:val="goog_rdk_1762"/>
      </w:sdtPr>
      <w:sdtContent>
        <w:p w:rsidR="00000000" w:rsidDel="00000000" w:rsidP="00000000" w:rsidRDefault="00000000" w:rsidRPr="00000000" w14:paraId="00000259">
          <w:pPr>
            <w:numPr>
              <w:ilvl w:val="1"/>
              <w:numId w:val="6"/>
            </w:numPr>
            <w:ind w:left="502" w:hanging="360"/>
            <w:rPr>
              <w:ins w:author="Rossi Rossi" w:id="18" w:date="2026-09-22T06:56:59Z"/>
            </w:rPr>
          </w:pPr>
          <w:sdt>
            <w:sdtPr>
              <w:id w:val="-428029481"/>
              <w:tag w:val="goog_rdk_1760"/>
            </w:sdtPr>
            <w:sdtContent>
              <w:ins w:author="Rossi Rossi" w:id="18" w:date="2026-09-22T06:56:59Z"/>
              <w:sdt>
                <w:sdtPr>
                  <w:id w:val="-1748998560"/>
                  <w:tag w:val="goog_rdk_176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43305614"/>
        <w:tag w:val="goog_rdk_1765"/>
      </w:sdtPr>
      <w:sdtContent>
        <w:p w:rsidR="00000000" w:rsidDel="00000000" w:rsidP="00000000" w:rsidRDefault="00000000" w:rsidRPr="00000000" w14:paraId="0000025A">
          <w:pPr>
            <w:numPr>
              <w:ilvl w:val="1"/>
              <w:numId w:val="6"/>
            </w:numPr>
            <w:ind w:left="502" w:hanging="360"/>
            <w:rPr>
              <w:ins w:author="Rossi Rossi" w:id="18" w:date="2026-09-22T06:56:59Z"/>
            </w:rPr>
          </w:pPr>
          <w:sdt>
            <w:sdtPr>
              <w:id w:val="559803989"/>
              <w:tag w:val="goog_rdk_1763"/>
            </w:sdtPr>
            <w:sdtContent>
              <w:ins w:author="Rossi Rossi" w:id="18" w:date="2026-09-22T06:56:59Z"/>
              <w:sdt>
                <w:sdtPr>
                  <w:id w:val="-2093102950"/>
                  <w:tag w:val="goog_rdk_176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Origin restrictions limit which IP addresses, websites, or applications can use</w:t>
                    </w:r>
                  </w:ins>
                </w:sdtContent>
              </w:sdt>
              <w:ins w:author="Rossi Rossi" w:id="18" w:date="2026-09-22T06:56:59Z"/>
            </w:sdtContent>
          </w:sdt>
        </w:p>
      </w:sdtContent>
    </w:sdt>
    <w:sdt>
      <w:sdtPr>
        <w:id w:val="1193751699"/>
        <w:tag w:val="goog_rdk_1768"/>
      </w:sdtPr>
      <w:sdtContent>
        <w:p w:rsidR="00000000" w:rsidDel="00000000" w:rsidP="00000000" w:rsidRDefault="00000000" w:rsidRPr="00000000" w14:paraId="0000025B">
          <w:pPr>
            <w:numPr>
              <w:ilvl w:val="1"/>
              <w:numId w:val="6"/>
            </w:numPr>
            <w:ind w:left="502" w:hanging="360"/>
            <w:rPr>
              <w:ins w:author="Rossi Rossi" w:id="18" w:date="2026-09-22T06:56:59Z"/>
            </w:rPr>
          </w:pPr>
          <w:sdt>
            <w:sdtPr>
              <w:id w:val="-102885058"/>
              <w:tag w:val="goog_rdk_1766"/>
            </w:sdtPr>
            <w:sdtContent>
              <w:ins w:author="Rossi Rossi" w:id="18" w:date="2026-09-22T06:56:59Z"/>
              <w:sdt>
                <w:sdtPr>
                  <w:id w:val="584599659"/>
                  <w:tag w:val="goog_rdk_176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your key.</w:t>
                    </w:r>
                  </w:ins>
                </w:sdtContent>
              </w:sdt>
              <w:ins w:author="Rossi Rossi" w:id="18" w:date="2026-09-22T06:56:59Z"/>
            </w:sdtContent>
          </w:sdt>
        </w:p>
      </w:sdtContent>
    </w:sdt>
    <w:sdt>
      <w:sdtPr>
        <w:id w:val="-377575131"/>
        <w:tag w:val="goog_rdk_1771"/>
      </w:sdtPr>
      <w:sdtContent>
        <w:p w:rsidR="00000000" w:rsidDel="00000000" w:rsidP="00000000" w:rsidRDefault="00000000" w:rsidRPr="00000000" w14:paraId="0000025C">
          <w:pPr>
            <w:numPr>
              <w:ilvl w:val="1"/>
              <w:numId w:val="6"/>
            </w:numPr>
            <w:ind w:left="502" w:hanging="360"/>
            <w:rPr>
              <w:ins w:author="Rossi Rossi" w:id="18" w:date="2026-09-22T06:56:59Z"/>
            </w:rPr>
          </w:pPr>
          <w:sdt>
            <w:sdtPr>
              <w:id w:val="1115353237"/>
              <w:tag w:val="goog_rdk_1769"/>
            </w:sdtPr>
            <w:sdtContent>
              <w:ins w:author="Rossi Rossi" w:id="18" w:date="2026-09-22T06:56:59Z"/>
              <w:sdt>
                <w:sdtPr>
                  <w:id w:val="1652644517"/>
                  <w:tag w:val="goog_rdk_177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47180666"/>
        <w:tag w:val="goog_rdk_1774"/>
      </w:sdtPr>
      <w:sdtContent>
        <w:p w:rsidR="00000000" w:rsidDel="00000000" w:rsidP="00000000" w:rsidRDefault="00000000" w:rsidRPr="00000000" w14:paraId="0000025D">
          <w:pPr>
            <w:numPr>
              <w:ilvl w:val="1"/>
              <w:numId w:val="6"/>
            </w:numPr>
            <w:ind w:left="502" w:hanging="360"/>
            <w:rPr>
              <w:ins w:author="Rossi Rossi" w:id="18" w:date="2026-09-22T06:56:59Z"/>
            </w:rPr>
          </w:pPr>
          <w:sdt>
            <w:sdtPr>
              <w:id w:val="-776460653"/>
              <w:tag w:val="goog_rdk_1772"/>
            </w:sdtPr>
            <w:sdtContent>
              <w:ins w:author="Rossi Rossi" w:id="18" w:date="2026-09-22T06:56:59Z"/>
              <w:sdt>
                <w:sdtPr>
                  <w:id w:val="1654491602"/>
                  <w:tag w:val="goog_rdk_177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Go to the [Google Cloud Console Credentials page](https://console.cloud.google.com/apis/credentials).</w:t>
                    </w:r>
                  </w:ins>
                </w:sdtContent>
              </w:sdt>
              <w:ins w:author="Rossi Rossi" w:id="18" w:date="2026-09-22T06:56:59Z"/>
            </w:sdtContent>
          </w:sdt>
        </w:p>
      </w:sdtContent>
    </w:sdt>
    <w:sdt>
      <w:sdtPr>
        <w:id w:val="262537040"/>
        <w:tag w:val="goog_rdk_1777"/>
      </w:sdtPr>
      <w:sdtContent>
        <w:p w:rsidR="00000000" w:rsidDel="00000000" w:rsidP="00000000" w:rsidRDefault="00000000" w:rsidRPr="00000000" w14:paraId="0000025E">
          <w:pPr>
            <w:numPr>
              <w:ilvl w:val="1"/>
              <w:numId w:val="6"/>
            </w:numPr>
            <w:ind w:left="502" w:hanging="360"/>
            <w:rPr>
              <w:ins w:author="Rossi Rossi" w:id="18" w:date="2026-09-22T06:56:59Z"/>
            </w:rPr>
          </w:pPr>
          <w:sdt>
            <w:sdtPr>
              <w:id w:val="-51677720"/>
              <w:tag w:val="goog_rdk_1775"/>
            </w:sdtPr>
            <w:sdtContent>
              <w:ins w:author="Rossi Rossi" w:id="18" w:date="2026-09-22T06:56:59Z"/>
              <w:sdt>
                <w:sdtPr>
                  <w:id w:val="2106328778"/>
                  <w:tag w:val="goog_rdk_177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Select your project, and click the name of the API key you want to restrict.</w:t>
                    </w:r>
                  </w:ins>
                </w:sdtContent>
              </w:sdt>
              <w:ins w:author="Rossi Rossi" w:id="18" w:date="2026-09-22T06:56:59Z"/>
            </w:sdtContent>
          </w:sdt>
        </w:p>
      </w:sdtContent>
    </w:sdt>
    <w:sdt>
      <w:sdtPr>
        <w:id w:val="-402689034"/>
        <w:tag w:val="goog_rdk_1780"/>
      </w:sdtPr>
      <w:sdtContent>
        <w:p w:rsidR="00000000" w:rsidDel="00000000" w:rsidP="00000000" w:rsidRDefault="00000000" w:rsidRPr="00000000" w14:paraId="0000025F">
          <w:pPr>
            <w:numPr>
              <w:ilvl w:val="1"/>
              <w:numId w:val="6"/>
            </w:numPr>
            <w:ind w:left="502" w:hanging="360"/>
            <w:rPr>
              <w:ins w:author="Rossi Rossi" w:id="18" w:date="2026-09-22T06:56:59Z"/>
            </w:rPr>
          </w:pPr>
          <w:sdt>
            <w:sdtPr>
              <w:id w:val="484158915"/>
              <w:tag w:val="goog_rdk_1778"/>
            </w:sdtPr>
            <w:sdtContent>
              <w:ins w:author="Rossi Rossi" w:id="18" w:date="2026-09-22T06:56:59Z"/>
              <w:sdt>
                <w:sdtPr>
                  <w:id w:val="-1822439141"/>
                  <w:tag w:val="goog_rdk_177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Under **Application restrictions** , select **IP addresses** (or the appropriate restriction type for your environment).</w:t>
                    </w:r>
                  </w:ins>
                </w:sdtContent>
              </w:sdt>
              <w:ins w:author="Rossi Rossi" w:id="18" w:date="2026-09-22T06:56:59Z"/>
            </w:sdtContent>
          </w:sdt>
        </w:p>
      </w:sdtContent>
    </w:sdt>
    <w:sdt>
      <w:sdtPr>
        <w:id w:val="1937120920"/>
        <w:tag w:val="goog_rdk_1783"/>
      </w:sdtPr>
      <w:sdtContent>
        <w:p w:rsidR="00000000" w:rsidDel="00000000" w:rsidP="00000000" w:rsidRDefault="00000000" w:rsidRPr="00000000" w14:paraId="00000260">
          <w:pPr>
            <w:numPr>
              <w:ilvl w:val="1"/>
              <w:numId w:val="6"/>
            </w:numPr>
            <w:ind w:left="502" w:hanging="360"/>
            <w:rPr>
              <w:ins w:author="Rossi Rossi" w:id="18" w:date="2026-09-22T06:56:59Z"/>
            </w:rPr>
          </w:pPr>
          <w:sdt>
            <w:sdtPr>
              <w:id w:val="-1115369597"/>
              <w:tag w:val="goog_rdk_1781"/>
            </w:sdtPr>
            <w:sdtContent>
              <w:ins w:author="Rossi Rossi" w:id="18" w:date="2026-09-22T06:56:59Z"/>
              <w:sdt>
                <w:sdtPr>
                  <w:id w:val="-93569247"/>
                  <w:tag w:val="goog_rdk_178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Specify the allowed IP addresses or ranges, then click **Save**.</w:t>
                    </w:r>
                  </w:ins>
                </w:sdtContent>
              </w:sdt>
              <w:ins w:author="Rossi Rossi" w:id="18" w:date="2026-09-22T06:56:59Z"/>
            </w:sdtContent>
          </w:sdt>
        </w:p>
      </w:sdtContent>
    </w:sdt>
    <w:sdt>
      <w:sdtPr>
        <w:id w:val="-940793143"/>
        <w:tag w:val="goog_rdk_1786"/>
      </w:sdtPr>
      <w:sdtContent>
        <w:p w:rsidR="00000000" w:rsidDel="00000000" w:rsidP="00000000" w:rsidRDefault="00000000" w:rsidRPr="00000000" w14:paraId="00000261">
          <w:pPr>
            <w:numPr>
              <w:ilvl w:val="1"/>
              <w:numId w:val="6"/>
            </w:numPr>
            <w:ind w:left="502" w:hanging="360"/>
            <w:rPr>
              <w:ins w:author="Rossi Rossi" w:id="18" w:date="2026-09-22T06:56:59Z"/>
            </w:rPr>
          </w:pPr>
          <w:sdt>
            <w:sdtPr>
              <w:id w:val="848509543"/>
              <w:tag w:val="goog_rdk_1784"/>
            </w:sdtPr>
            <w:sdtContent>
              <w:ins w:author="Rossi Rossi" w:id="18" w:date="2026-09-22T06:56:59Z"/>
              <w:sdt>
                <w:sdtPr>
                  <w:id w:val="-444100810"/>
                  <w:tag w:val="goog_rdk_178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902119449"/>
        <w:tag w:val="goog_rdk_1789"/>
      </w:sdtPr>
      <w:sdtContent>
        <w:p w:rsidR="00000000" w:rsidDel="00000000" w:rsidP="00000000" w:rsidRDefault="00000000" w:rsidRPr="00000000" w14:paraId="00000262">
          <w:pPr>
            <w:numPr>
              <w:ilvl w:val="1"/>
              <w:numId w:val="6"/>
            </w:numPr>
            <w:ind w:left="502" w:hanging="360"/>
            <w:rPr>
              <w:ins w:author="Rossi Rossi" w:id="18" w:date="2026-09-22T06:56:59Z"/>
            </w:rPr>
          </w:pPr>
          <w:sdt>
            <w:sdtPr>
              <w:id w:val="711452586"/>
              <w:tag w:val="goog_rdk_1787"/>
            </w:sdtPr>
            <w:sdtContent>
              <w:ins w:author="Rossi Rossi" w:id="18" w:date="2026-09-22T06:56:59Z"/>
              <w:sdt>
                <w:sdtPr>
                  <w:id w:val="-1960548503"/>
                  <w:tag w:val="goog_rdk_178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Securing unrestricted standard API keys</w:t>
                    </w:r>
                  </w:ins>
                </w:sdtContent>
              </w:sdt>
              <w:ins w:author="Rossi Rossi" w:id="18" w:date="2026-09-22T06:56:59Z"/>
            </w:sdtContent>
          </w:sdt>
        </w:p>
      </w:sdtContent>
    </w:sdt>
    <w:sdt>
      <w:sdtPr>
        <w:id w:val="-2092913391"/>
        <w:tag w:val="goog_rdk_1792"/>
      </w:sdtPr>
      <w:sdtContent>
        <w:p w:rsidR="00000000" w:rsidDel="00000000" w:rsidP="00000000" w:rsidRDefault="00000000" w:rsidRPr="00000000" w14:paraId="00000263">
          <w:pPr>
            <w:numPr>
              <w:ilvl w:val="1"/>
              <w:numId w:val="6"/>
            </w:numPr>
            <w:ind w:left="502" w:hanging="360"/>
            <w:rPr>
              <w:ins w:author="Rossi Rossi" w:id="18" w:date="2026-09-22T06:56:59Z"/>
            </w:rPr>
          </w:pPr>
          <w:sdt>
            <w:sdtPr>
              <w:id w:val="-2118666139"/>
              <w:tag w:val="goog_rdk_1790"/>
            </w:sdtPr>
            <w:sdtContent>
              <w:ins w:author="Rossi Rossi" w:id="18" w:date="2026-09-22T06:56:59Z"/>
              <w:sdt>
                <w:sdtPr>
                  <w:id w:val="-626696442"/>
                  <w:tag w:val="goog_rdk_179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67921250"/>
        <w:tag w:val="goog_rdk_1795"/>
      </w:sdtPr>
      <w:sdtContent>
        <w:p w:rsidR="00000000" w:rsidDel="00000000" w:rsidP="00000000" w:rsidRDefault="00000000" w:rsidRPr="00000000" w14:paraId="00000264">
          <w:pPr>
            <w:numPr>
              <w:ilvl w:val="1"/>
              <w:numId w:val="6"/>
            </w:numPr>
            <w:ind w:left="502" w:hanging="360"/>
            <w:rPr>
              <w:ins w:author="Rossi Rossi" w:id="18" w:date="2026-09-22T06:56:59Z"/>
            </w:rPr>
          </w:pPr>
          <w:sdt>
            <w:sdtPr>
              <w:id w:val="169332746"/>
              <w:tag w:val="goog_rdk_1793"/>
            </w:sdtPr>
            <w:sdtContent>
              <w:ins w:author="Rossi Rossi" w:id="18" w:date="2026-09-22T06:56:59Z"/>
              <w:sdt>
                <w:sdtPr>
                  <w:id w:val="395044375"/>
                  <w:tag w:val="goog_rdk_179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To continue using the Gemini API, you must secure any unrestricted keys.</w:t>
                    </w:r>
                  </w:ins>
                </w:sdtContent>
              </w:sdt>
              <w:ins w:author="Rossi Rossi" w:id="18" w:date="2026-09-22T06:56:59Z"/>
            </w:sdtContent>
          </w:sdt>
        </w:p>
      </w:sdtContent>
    </w:sdt>
    <w:sdt>
      <w:sdtPr>
        <w:id w:val="327349492"/>
        <w:tag w:val="goog_rdk_1798"/>
      </w:sdtPr>
      <w:sdtContent>
        <w:p w:rsidR="00000000" w:rsidDel="00000000" w:rsidP="00000000" w:rsidRDefault="00000000" w:rsidRPr="00000000" w14:paraId="00000265">
          <w:pPr>
            <w:numPr>
              <w:ilvl w:val="1"/>
              <w:numId w:val="6"/>
            </w:numPr>
            <w:ind w:left="502" w:hanging="360"/>
            <w:rPr>
              <w:ins w:author="Rossi Rossi" w:id="18" w:date="2026-09-22T06:56:59Z"/>
            </w:rPr>
          </w:pPr>
          <w:sdt>
            <w:sdtPr>
              <w:id w:val="772342777"/>
              <w:tag w:val="goog_rdk_1796"/>
            </w:sdtPr>
            <w:sdtContent>
              <w:ins w:author="Rossi Rossi" w:id="18" w:date="2026-09-22T06:56:59Z"/>
              <w:sdt>
                <w:sdtPr>
                  <w:id w:val="1147454976"/>
                  <w:tag w:val="goog_rdk_179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085399540"/>
        <w:tag w:val="goog_rdk_1801"/>
      </w:sdtPr>
      <w:sdtContent>
        <w:p w:rsidR="00000000" w:rsidDel="00000000" w:rsidP="00000000" w:rsidRDefault="00000000" w:rsidRPr="00000000" w14:paraId="00000266">
          <w:pPr>
            <w:numPr>
              <w:ilvl w:val="1"/>
              <w:numId w:val="6"/>
            </w:numPr>
            <w:ind w:left="502" w:hanging="360"/>
            <w:rPr>
              <w:ins w:author="Rossi Rossi" w:id="18" w:date="2026-09-22T06:56:59Z"/>
            </w:rPr>
          </w:pPr>
          <w:sdt>
            <w:sdtPr>
              <w:id w:val="1565807542"/>
              <w:tag w:val="goog_rdk_1799"/>
            </w:sdtPr>
            <w:sdtContent>
              <w:ins w:author="Rossi Rossi" w:id="18" w:date="2026-09-22T06:56:59Z"/>
              <w:sdt>
                <w:sdtPr>
                  <w:id w:val="-510381200"/>
                  <w:tag w:val="goog_rdk_180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Method A: Restrict the key to the Gemini API only (AI Studio)</w:t>
                    </w:r>
                  </w:ins>
                </w:sdtContent>
              </w:sdt>
              <w:ins w:author="Rossi Rossi" w:id="18" w:date="2026-09-22T06:56:59Z"/>
            </w:sdtContent>
          </w:sdt>
        </w:p>
      </w:sdtContent>
    </w:sdt>
    <w:sdt>
      <w:sdtPr>
        <w:id w:val="-569615585"/>
        <w:tag w:val="goog_rdk_1804"/>
      </w:sdtPr>
      <w:sdtContent>
        <w:p w:rsidR="00000000" w:rsidDel="00000000" w:rsidP="00000000" w:rsidRDefault="00000000" w:rsidRPr="00000000" w14:paraId="00000267">
          <w:pPr>
            <w:numPr>
              <w:ilvl w:val="1"/>
              <w:numId w:val="6"/>
            </w:numPr>
            <w:ind w:left="502" w:hanging="360"/>
            <w:rPr>
              <w:ins w:author="Rossi Rossi" w:id="18" w:date="2026-09-22T06:56:59Z"/>
            </w:rPr>
          </w:pPr>
          <w:sdt>
            <w:sdtPr>
              <w:id w:val="-188057219"/>
              <w:tag w:val="goog_rdk_1802"/>
            </w:sdtPr>
            <w:sdtContent>
              <w:ins w:author="Rossi Rossi" w:id="18" w:date="2026-09-22T06:56:59Z"/>
              <w:sdt>
                <w:sdtPr>
                  <w:id w:val="644050045"/>
                  <w:tag w:val="goog_rdk_180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755222803"/>
        <w:tag w:val="goog_rdk_1807"/>
      </w:sdtPr>
      <w:sdtContent>
        <w:p w:rsidR="00000000" w:rsidDel="00000000" w:rsidP="00000000" w:rsidRDefault="00000000" w:rsidRPr="00000000" w14:paraId="00000268">
          <w:pPr>
            <w:numPr>
              <w:ilvl w:val="1"/>
              <w:numId w:val="6"/>
            </w:numPr>
            <w:ind w:left="502" w:hanging="360"/>
            <w:rPr>
              <w:ins w:author="Rossi Rossi" w:id="18" w:date="2026-09-22T06:56:59Z"/>
            </w:rPr>
          </w:pPr>
          <w:sdt>
            <w:sdtPr>
              <w:id w:val="-457669572"/>
              <w:tag w:val="goog_rdk_1805"/>
            </w:sdtPr>
            <w:sdtContent>
              <w:ins w:author="Rossi Rossi" w:id="18" w:date="2026-09-22T06:56:59Z"/>
              <w:sdt>
                <w:sdtPr>
                  <w:id w:val="-2064520618"/>
                  <w:tag w:val="goog_rdk_180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you only use the key for the Gemini API, secure it directly in AI Studio:</w:t>
                    </w:r>
                  </w:ins>
                </w:sdtContent>
              </w:sdt>
              <w:ins w:author="Rossi Rossi" w:id="18" w:date="2026-09-22T06:56:59Z"/>
            </w:sdtContent>
          </w:sdt>
        </w:p>
      </w:sdtContent>
    </w:sdt>
    <w:sdt>
      <w:sdtPr>
        <w:id w:val="-2140975530"/>
        <w:tag w:val="goog_rdk_1810"/>
      </w:sdtPr>
      <w:sdtContent>
        <w:p w:rsidR="00000000" w:rsidDel="00000000" w:rsidP="00000000" w:rsidRDefault="00000000" w:rsidRPr="00000000" w14:paraId="00000269">
          <w:pPr>
            <w:numPr>
              <w:ilvl w:val="1"/>
              <w:numId w:val="6"/>
            </w:numPr>
            <w:ind w:left="502" w:hanging="360"/>
            <w:rPr>
              <w:ins w:author="Rossi Rossi" w:id="18" w:date="2026-09-22T06:56:59Z"/>
            </w:rPr>
          </w:pPr>
          <w:sdt>
            <w:sdtPr>
              <w:id w:val="-1314683501"/>
              <w:tag w:val="goog_rdk_1808"/>
            </w:sdtPr>
            <w:sdtContent>
              <w:ins w:author="Rossi Rossi" w:id="18" w:date="2026-09-22T06:56:59Z"/>
              <w:sdt>
                <w:sdtPr>
                  <w:id w:val="-68410609"/>
                  <w:tag w:val="goog_rdk_180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14906689"/>
        <w:tag w:val="goog_rdk_1813"/>
      </w:sdtPr>
      <w:sdtContent>
        <w:p w:rsidR="00000000" w:rsidDel="00000000" w:rsidP="00000000" w:rsidRDefault="00000000" w:rsidRPr="00000000" w14:paraId="0000026A">
          <w:pPr>
            <w:numPr>
              <w:ilvl w:val="1"/>
              <w:numId w:val="6"/>
            </w:numPr>
            <w:ind w:left="502" w:hanging="360"/>
            <w:rPr>
              <w:ins w:author="Rossi Rossi" w:id="18" w:date="2026-09-22T06:56:59Z"/>
            </w:rPr>
          </w:pPr>
          <w:sdt>
            <w:sdtPr>
              <w:id w:val="-1961013956"/>
              <w:tag w:val="goog_rdk_1811"/>
            </w:sdtPr>
            <w:sdtContent>
              <w:ins w:author="Rossi Rossi" w:id="18" w:date="2026-09-22T06:56:59Z"/>
              <w:sdt>
                <w:sdtPr>
                  <w:id w:val="1932122087"/>
                  <w:tag w:val="goog_rdk_181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On the **API Keys** page in [Google AI Studio](https://aistudio.google.com/api-keys), locate keys marked with the **Unrestricted** label.</w:t>
                    </w:r>
                  </w:ins>
                </w:sdtContent>
              </w:sdt>
              <w:ins w:author="Rossi Rossi" w:id="18" w:date="2026-09-22T06:56:59Z"/>
            </w:sdtContent>
          </w:sdt>
        </w:p>
      </w:sdtContent>
    </w:sdt>
    <w:sdt>
      <w:sdtPr>
        <w:id w:val="-1413751792"/>
        <w:tag w:val="goog_rdk_1816"/>
      </w:sdtPr>
      <w:sdtContent>
        <w:p w:rsidR="00000000" w:rsidDel="00000000" w:rsidP="00000000" w:rsidRDefault="00000000" w:rsidRPr="00000000" w14:paraId="0000026B">
          <w:pPr>
            <w:numPr>
              <w:ilvl w:val="1"/>
              <w:numId w:val="6"/>
            </w:numPr>
            <w:ind w:left="502" w:hanging="360"/>
            <w:rPr>
              <w:ins w:author="Rossi Rossi" w:id="18" w:date="2026-09-22T06:56:59Z"/>
            </w:rPr>
          </w:pPr>
          <w:sdt>
            <w:sdtPr>
              <w:id w:val="482620825"/>
              <w:tag w:val="goog_rdk_1814"/>
            </w:sdtPr>
            <w:sdtContent>
              <w:ins w:author="Rossi Rossi" w:id="18" w:date="2026-09-22T06:56:59Z"/>
              <w:sdt>
                <w:sdtPr>
                  <w:id w:val="580253387"/>
                  <w:tag w:val="goog_rdk_181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Hover over the label and click **Add restrictions** in the dialog.</w:t>
                    </w:r>
                  </w:ins>
                </w:sdtContent>
              </w:sdt>
              <w:ins w:author="Rossi Rossi" w:id="18" w:date="2026-09-22T06:56:59Z"/>
            </w:sdtContent>
          </w:sdt>
        </w:p>
      </w:sdtContent>
    </w:sdt>
    <w:sdt>
      <w:sdtPr>
        <w:id w:val="-137986806"/>
        <w:tag w:val="goog_rdk_1819"/>
      </w:sdtPr>
      <w:sdtContent>
        <w:p w:rsidR="00000000" w:rsidDel="00000000" w:rsidP="00000000" w:rsidRDefault="00000000" w:rsidRPr="00000000" w14:paraId="0000026C">
          <w:pPr>
            <w:numPr>
              <w:ilvl w:val="1"/>
              <w:numId w:val="6"/>
            </w:numPr>
            <w:ind w:left="502" w:hanging="360"/>
            <w:rPr>
              <w:ins w:author="Rossi Rossi" w:id="18" w:date="2026-09-22T06:56:59Z"/>
            </w:rPr>
          </w:pPr>
          <w:sdt>
            <w:sdtPr>
              <w:id w:val="1841299817"/>
              <w:tag w:val="goog_rdk_1817"/>
            </w:sdtPr>
            <w:sdtContent>
              <w:ins w:author="Rossi Rossi" w:id="18" w:date="2026-09-22T06:56:59Z"/>
              <w:sdt>
                <w:sdtPr>
                  <w:id w:val="-855504066"/>
                  <w:tag w:val="goog_rdk_181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Select **Restrict to Gemini API only**.</w:t>
                    </w:r>
                  </w:ins>
                </w:sdtContent>
              </w:sdt>
              <w:ins w:author="Rossi Rossi" w:id="18" w:date="2026-09-22T06:56:59Z"/>
            </w:sdtContent>
          </w:sdt>
        </w:p>
      </w:sdtContent>
    </w:sdt>
    <w:sdt>
      <w:sdtPr>
        <w:id w:val="547078024"/>
        <w:tag w:val="goog_rdk_1822"/>
      </w:sdtPr>
      <w:sdtContent>
        <w:p w:rsidR="00000000" w:rsidDel="00000000" w:rsidP="00000000" w:rsidRDefault="00000000" w:rsidRPr="00000000" w14:paraId="0000026D">
          <w:pPr>
            <w:numPr>
              <w:ilvl w:val="1"/>
              <w:numId w:val="6"/>
            </w:numPr>
            <w:ind w:left="502" w:hanging="360"/>
            <w:rPr>
              <w:ins w:author="Rossi Rossi" w:id="18" w:date="2026-09-22T06:56:59Z"/>
            </w:rPr>
          </w:pPr>
          <w:sdt>
            <w:sdtPr>
              <w:id w:val="-1689401721"/>
              <w:tag w:val="goog_rdk_1820"/>
            </w:sdtPr>
            <w:sdtContent>
              <w:ins w:author="Rossi Rossi" w:id="18" w:date="2026-09-22T06:56:59Z"/>
              <w:sdt>
                <w:sdtPr>
                  <w:id w:val="1791442382"/>
                  <w:tag w:val="goog_rdk_182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Click **Restrict key** to confirm.</w:t>
                    </w:r>
                  </w:ins>
                </w:sdtContent>
              </w:sdt>
              <w:ins w:author="Rossi Rossi" w:id="18" w:date="2026-09-22T06:56:59Z"/>
            </w:sdtContent>
          </w:sdt>
        </w:p>
      </w:sdtContent>
    </w:sdt>
    <w:sdt>
      <w:sdtPr>
        <w:id w:val="150679697"/>
        <w:tag w:val="goog_rdk_1825"/>
      </w:sdtPr>
      <w:sdtContent>
        <w:p w:rsidR="00000000" w:rsidDel="00000000" w:rsidP="00000000" w:rsidRDefault="00000000" w:rsidRPr="00000000" w14:paraId="0000026E">
          <w:pPr>
            <w:numPr>
              <w:ilvl w:val="1"/>
              <w:numId w:val="6"/>
            </w:numPr>
            <w:ind w:left="502" w:hanging="360"/>
            <w:rPr>
              <w:ins w:author="Rossi Rossi" w:id="18" w:date="2026-09-22T06:56:59Z"/>
            </w:rPr>
          </w:pPr>
          <w:sdt>
            <w:sdtPr>
              <w:id w:val="2066541658"/>
              <w:tag w:val="goog_rdk_1823"/>
            </w:sdtPr>
            <w:sdtContent>
              <w:ins w:author="Rossi Rossi" w:id="18" w:date="2026-09-22T06:56:59Z"/>
              <w:sdt>
                <w:sdtPr>
                  <w:id w:val="-1168710203"/>
                  <w:tag w:val="goog_rdk_1824"/>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63631025"/>
        <w:tag w:val="goog_rdk_1828"/>
      </w:sdtPr>
      <w:sdtContent>
        <w:p w:rsidR="00000000" w:rsidDel="00000000" w:rsidP="00000000" w:rsidRDefault="00000000" w:rsidRPr="00000000" w14:paraId="0000026F">
          <w:pPr>
            <w:numPr>
              <w:ilvl w:val="1"/>
              <w:numId w:val="6"/>
            </w:numPr>
            <w:ind w:left="502" w:hanging="360"/>
            <w:rPr>
              <w:ins w:author="Rossi Rossi" w:id="18" w:date="2026-09-22T06:56:59Z"/>
            </w:rPr>
          </w:pPr>
          <w:sdt>
            <w:sdtPr>
              <w:id w:val="989804056"/>
              <w:tag w:val="goog_rdk_1826"/>
            </w:sdtPr>
            <w:sdtContent>
              <w:ins w:author="Rossi Rossi" w:id="18" w:date="2026-09-22T06:56:59Z"/>
              <w:sdt>
                <w:sdtPr>
                  <w:id w:val="253536484"/>
                  <w:tag w:val="goog_rdk_182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w:t>
                    </w:r>
                  </w:ins>
                </w:sdtContent>
              </w:sdt>
              <w:ins w:author="Rossi Rossi" w:id="18" w:date="2026-09-22T06:56:59Z"/>
            </w:sdtContent>
          </w:sdt>
        </w:p>
      </w:sdtContent>
    </w:sdt>
    <w:sdt>
      <w:sdtPr>
        <w:id w:val="-1157794497"/>
        <w:tag w:val="goog_rdk_1831"/>
      </w:sdtPr>
      <w:sdtContent>
        <w:p w:rsidR="00000000" w:rsidDel="00000000" w:rsidP="00000000" w:rsidRDefault="00000000" w:rsidRPr="00000000" w14:paraId="00000270">
          <w:pPr>
            <w:numPr>
              <w:ilvl w:val="1"/>
              <w:numId w:val="6"/>
            </w:numPr>
            <w:ind w:left="502" w:hanging="360"/>
            <w:rPr>
              <w:ins w:author="Rossi Rossi" w:id="18" w:date="2026-09-22T06:56:59Z"/>
            </w:rPr>
          </w:pPr>
          <w:sdt>
            <w:sdtPr>
              <w:id w:val="-504503962"/>
              <w:tag w:val="goog_rdk_1829"/>
            </w:sdtPr>
            <w:sdtContent>
              <w:ins w:author="Rossi Rossi" w:id="18" w:date="2026-09-22T06:56:59Z"/>
              <w:sdt>
                <w:sdtPr>
                  <w:id w:val="-1588319322"/>
                  <w:tag w:val="goog_rdk_183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 To restrict an API key, you must have the `apikeys.keys.update` permission on the associated Google Cloud project. This permission is included in roles like **API Keys Admin** or **Editor**.</w:t>
                    </w:r>
                  </w:ins>
                </w:sdtContent>
              </w:sdt>
              <w:ins w:author="Rossi Rossi" w:id="18" w:date="2026-09-22T06:56:59Z"/>
            </w:sdtContent>
          </w:sdt>
        </w:p>
      </w:sdtContent>
    </w:sdt>
    <w:sdt>
      <w:sdtPr>
        <w:id w:val="-998949577"/>
        <w:tag w:val="goog_rdk_1834"/>
      </w:sdtPr>
      <w:sdtContent>
        <w:p w:rsidR="00000000" w:rsidDel="00000000" w:rsidP="00000000" w:rsidRDefault="00000000" w:rsidRPr="00000000" w14:paraId="00000271">
          <w:pPr>
            <w:numPr>
              <w:ilvl w:val="1"/>
              <w:numId w:val="6"/>
            </w:numPr>
            <w:ind w:left="502" w:hanging="360"/>
            <w:rPr>
              <w:ins w:author="Rossi Rossi" w:id="18" w:date="2026-09-22T06:56:59Z"/>
            </w:rPr>
          </w:pPr>
          <w:sdt>
            <w:sdtPr>
              <w:id w:val="841339325"/>
              <w:tag w:val="goog_rdk_1832"/>
            </w:sdtPr>
            <w:sdtContent>
              <w:ins w:author="Rossi Rossi" w:id="18" w:date="2026-09-22T06:56:59Z"/>
              <w:sdt>
                <w:sdtPr>
                  <w:id w:val="-1816898918"/>
                  <w:tag w:val="goog_rdk_1833"/>
                </w:sdtPr>
                <w:sdtContent>
                  <w:ins w:author="Rossi Rossi" w:id="18" w:date="2026-09-22T06:56:59Z">
                    <w:r w:rsidDel="00000000" w:rsidR="00000000" w:rsidRPr="00000000">
                      <w:rPr>
                        <w:rtl w:val="0"/>
                      </w:rPr>
                    </w:r>
                  </w:ins>
                </w:sdtContent>
              </w:sdt>
              <w:ins w:author="Rossi Rossi" w:id="18" w:date="2026-09-22T06:56:59Z"/>
            </w:sdtContent>
          </w:sdt>
        </w:p>
      </w:sdtContent>
    </w:sdt>
    <w:sdt>
      <w:sdtPr>
        <w:id w:val="-425771208"/>
        <w:tag w:val="goog_rdk_1837"/>
      </w:sdtPr>
      <w:sdtContent>
        <w:p w:rsidR="00000000" w:rsidDel="00000000" w:rsidP="00000000" w:rsidRDefault="00000000" w:rsidRPr="00000000" w14:paraId="00000272">
          <w:pPr>
            <w:numPr>
              <w:ilvl w:val="1"/>
              <w:numId w:val="6"/>
            </w:numPr>
            <w:ind w:left="502" w:hanging="360"/>
            <w:rPr>
              <w:ins w:author="Rossi Rossi" w:id="18" w:date="2026-09-22T06:56:59Z"/>
            </w:rPr>
          </w:pPr>
          <w:sdt>
            <w:sdtPr>
              <w:id w:val="-939733858"/>
              <w:tag w:val="goog_rdk_1835"/>
            </w:sdtPr>
            <w:sdtContent>
              <w:ins w:author="Rossi Rossi" w:id="18" w:date="2026-09-22T06:56:59Z"/>
              <w:sdt>
                <w:sdtPr>
                  <w:id w:val="-569241015"/>
                  <w:tag w:val="goog_rdk_183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Method B: Restrict the key for other services (Google Cloud Console)</w:t>
                    </w:r>
                  </w:ins>
                </w:sdtContent>
              </w:sdt>
              <w:ins w:author="Rossi Rossi" w:id="18" w:date="2026-09-22T06:56:59Z"/>
            </w:sdtContent>
          </w:sdt>
        </w:p>
      </w:sdtContent>
    </w:sdt>
    <w:sdt>
      <w:sdtPr>
        <w:id w:val="1875854673"/>
        <w:tag w:val="goog_rdk_1840"/>
      </w:sdtPr>
      <w:sdtContent>
        <w:p w:rsidR="00000000" w:rsidDel="00000000" w:rsidP="00000000" w:rsidRDefault="00000000" w:rsidRPr="00000000" w14:paraId="00000273">
          <w:pPr>
            <w:numPr>
              <w:ilvl w:val="1"/>
              <w:numId w:val="6"/>
            </w:numPr>
            <w:ind w:left="502" w:hanging="360"/>
            <w:rPr>
              <w:ins w:author="Rossi Rossi" w:id="18" w:date="2026-09-22T06:56:59Z"/>
            </w:rPr>
          </w:pPr>
          <w:sdt>
            <w:sdtPr>
              <w:id w:val="2094122878"/>
              <w:tag w:val="goog_rdk_1838"/>
            </w:sdtPr>
            <w:sdtContent>
              <w:ins w:author="Rossi Rossi" w:id="18" w:date="2026-09-22T06:56:59Z"/>
              <w:sdt>
                <w:sdtPr>
                  <w:id w:val="1314705466"/>
                  <w:tag w:val="goog_rdk_183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62900101"/>
        <w:tag w:val="goog_rdk_1843"/>
      </w:sdtPr>
      <w:sdtContent>
        <w:p w:rsidR="00000000" w:rsidDel="00000000" w:rsidP="00000000" w:rsidRDefault="00000000" w:rsidRPr="00000000" w14:paraId="00000274">
          <w:pPr>
            <w:numPr>
              <w:ilvl w:val="1"/>
              <w:numId w:val="6"/>
            </w:numPr>
            <w:ind w:left="502" w:hanging="360"/>
            <w:rPr>
              <w:ins w:author="Rossi Rossi" w:id="18" w:date="2026-09-22T06:56:59Z"/>
            </w:rPr>
          </w:pPr>
          <w:sdt>
            <w:sdtPr>
              <w:id w:val="66732601"/>
              <w:tag w:val="goog_rdk_1841"/>
            </w:sdtPr>
            <w:sdtContent>
              <w:ins w:author="Rossi Rossi" w:id="18" w:date="2026-09-22T06:56:59Z"/>
              <w:sdt>
                <w:sdtPr>
                  <w:id w:val="-610905494"/>
                  <w:tag w:val="goog_rdk_184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If the key is shared with other Google APIs (not recommended), restrict it in</w:t>
                    </w:r>
                  </w:ins>
                </w:sdtContent>
              </w:sdt>
              <w:ins w:author="Rossi Rossi" w:id="18" w:date="2026-09-22T06:56:59Z"/>
            </w:sdtContent>
          </w:sdt>
        </w:p>
      </w:sdtContent>
    </w:sdt>
    <w:sdt>
      <w:sdtPr>
        <w:id w:val="-977952831"/>
        <w:tag w:val="goog_rdk_1846"/>
      </w:sdtPr>
      <w:sdtContent>
        <w:p w:rsidR="00000000" w:rsidDel="00000000" w:rsidP="00000000" w:rsidRDefault="00000000" w:rsidRPr="00000000" w14:paraId="00000275">
          <w:pPr>
            <w:numPr>
              <w:ilvl w:val="1"/>
              <w:numId w:val="6"/>
            </w:numPr>
            <w:ind w:left="502" w:hanging="360"/>
            <w:rPr>
              <w:ins w:author="Rossi Rossi" w:id="18" w:date="2026-09-22T06:56:59Z"/>
            </w:rPr>
          </w:pPr>
          <w:sdt>
            <w:sdtPr>
              <w:id w:val="1884206526"/>
              <w:tag w:val="goog_rdk_1844"/>
            </w:sdtPr>
            <w:sdtContent>
              <w:ins w:author="Rossi Rossi" w:id="18" w:date="2026-09-22T06:56:59Z"/>
              <w:sdt>
                <w:sdtPr>
                  <w:id w:val="-1733803735"/>
                  <w:tag w:val="goog_rdk_184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the Cloud Console. **Note: Gemini API requests using this key will fail after</w:t>
                    </w:r>
                  </w:ins>
                </w:sdtContent>
              </w:sdt>
              <w:ins w:author="Rossi Rossi" w:id="18" w:date="2026-09-22T06:56:59Z"/>
            </w:sdtContent>
          </w:sdt>
        </w:p>
      </w:sdtContent>
    </w:sdt>
    <w:sdt>
      <w:sdtPr>
        <w:id w:val="-180860806"/>
        <w:tag w:val="goog_rdk_1849"/>
      </w:sdtPr>
      <w:sdtContent>
        <w:p w:rsidR="00000000" w:rsidDel="00000000" w:rsidP="00000000" w:rsidRDefault="00000000" w:rsidRPr="00000000" w14:paraId="00000276">
          <w:pPr>
            <w:numPr>
              <w:ilvl w:val="1"/>
              <w:numId w:val="6"/>
            </w:numPr>
            <w:ind w:left="502" w:hanging="360"/>
            <w:rPr>
              <w:ins w:author="Rossi Rossi" w:id="18" w:date="2026-09-22T06:56:59Z"/>
            </w:rPr>
          </w:pPr>
          <w:sdt>
            <w:sdtPr>
              <w:id w:val="-785904011"/>
              <w:tag w:val="goog_rdk_1847"/>
            </w:sdtPr>
            <w:sdtContent>
              <w:ins w:author="Rossi Rossi" w:id="18" w:date="2026-09-22T06:56:59Z"/>
              <w:sdt>
                <w:sdtPr>
                  <w:id w:val="-1355205050"/>
                  <w:tag w:val="goog_rdk_184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these restrictions are applied.**</w:t>
                    </w:r>
                  </w:ins>
                </w:sdtContent>
              </w:sdt>
              <w:ins w:author="Rossi Rossi" w:id="18" w:date="2026-09-22T06:56:59Z"/>
            </w:sdtContent>
          </w:sdt>
        </w:p>
      </w:sdtContent>
    </w:sdt>
    <w:sdt>
      <w:sdtPr>
        <w:id w:val="483352367"/>
        <w:tag w:val="goog_rdk_1852"/>
      </w:sdtPr>
      <w:sdtContent>
        <w:p w:rsidR="00000000" w:rsidDel="00000000" w:rsidP="00000000" w:rsidRDefault="00000000" w:rsidRPr="00000000" w14:paraId="00000277">
          <w:pPr>
            <w:numPr>
              <w:ilvl w:val="1"/>
              <w:numId w:val="6"/>
            </w:numPr>
            <w:ind w:left="502" w:hanging="360"/>
            <w:rPr>
              <w:ins w:author="Rossi Rossi" w:id="18" w:date="2026-09-22T06:56:59Z"/>
            </w:rPr>
          </w:pPr>
          <w:sdt>
            <w:sdtPr>
              <w:id w:val="1574976085"/>
              <w:tag w:val="goog_rdk_1850"/>
            </w:sdtPr>
            <w:sdtContent>
              <w:ins w:author="Rossi Rossi" w:id="18" w:date="2026-09-22T06:56:59Z"/>
              <w:sdt>
                <w:sdtPr>
                  <w:id w:val="-320643375"/>
                  <w:tag w:val="goog_rdk_185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587065017"/>
        <w:tag w:val="goog_rdk_1855"/>
      </w:sdtPr>
      <w:sdtContent>
        <w:p w:rsidR="00000000" w:rsidDel="00000000" w:rsidP="00000000" w:rsidRDefault="00000000" w:rsidRPr="00000000" w14:paraId="00000278">
          <w:pPr>
            <w:numPr>
              <w:ilvl w:val="1"/>
              <w:numId w:val="6"/>
            </w:numPr>
            <w:ind w:left="502" w:hanging="360"/>
            <w:rPr>
              <w:ins w:author="Rossi Rossi" w:id="18" w:date="2026-09-22T06:56:59Z"/>
            </w:rPr>
          </w:pPr>
          <w:sdt>
            <w:sdtPr>
              <w:id w:val="-1222130251"/>
              <w:tag w:val="goog_rdk_1853"/>
            </w:sdtPr>
            <w:sdtContent>
              <w:ins w:author="Rossi Rossi" w:id="18" w:date="2026-09-22T06:56:59Z"/>
              <w:sdt>
                <w:sdtPr>
                  <w:id w:val="-1754354955"/>
                  <w:tag w:val="goog_rdk_185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Visit the [Google Cloud Console Credentials page](https://console.cloud.google.com/apis/credentials).</w:t>
                    </w:r>
                  </w:ins>
                </w:sdtContent>
              </w:sdt>
              <w:ins w:author="Rossi Rossi" w:id="18" w:date="2026-09-22T06:56:59Z"/>
            </w:sdtContent>
          </w:sdt>
        </w:p>
      </w:sdtContent>
    </w:sdt>
    <w:sdt>
      <w:sdtPr>
        <w:id w:val="-1679711265"/>
        <w:tag w:val="goog_rdk_1858"/>
      </w:sdtPr>
      <w:sdtContent>
        <w:p w:rsidR="00000000" w:rsidDel="00000000" w:rsidP="00000000" w:rsidRDefault="00000000" w:rsidRPr="00000000" w14:paraId="00000279">
          <w:pPr>
            <w:numPr>
              <w:ilvl w:val="1"/>
              <w:numId w:val="6"/>
            </w:numPr>
            <w:ind w:left="502" w:hanging="360"/>
            <w:rPr>
              <w:ins w:author="Rossi Rossi" w:id="18" w:date="2026-09-22T06:56:59Z"/>
            </w:rPr>
          </w:pPr>
          <w:sdt>
            <w:sdtPr>
              <w:id w:val="-1648196402"/>
              <w:tag w:val="goog_rdk_1856"/>
            </w:sdtPr>
            <w:sdtContent>
              <w:ins w:author="Rossi Rossi" w:id="18" w:date="2026-09-22T06:56:59Z"/>
              <w:sdt>
                <w:sdtPr>
                  <w:id w:val="1861258667"/>
                  <w:tag w:val="goog_rdk_185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Select the project and the API key.</w:t>
                    </w:r>
                  </w:ins>
                </w:sdtContent>
              </w:sdt>
              <w:ins w:author="Rossi Rossi" w:id="18" w:date="2026-09-22T06:56:59Z"/>
            </w:sdtContent>
          </w:sdt>
        </w:p>
      </w:sdtContent>
    </w:sdt>
    <w:sdt>
      <w:sdtPr>
        <w:id w:val="-979168866"/>
        <w:tag w:val="goog_rdk_1861"/>
      </w:sdtPr>
      <w:sdtContent>
        <w:p w:rsidR="00000000" w:rsidDel="00000000" w:rsidP="00000000" w:rsidRDefault="00000000" w:rsidRPr="00000000" w14:paraId="0000027A">
          <w:pPr>
            <w:numPr>
              <w:ilvl w:val="1"/>
              <w:numId w:val="6"/>
            </w:numPr>
            <w:ind w:left="502" w:hanging="360"/>
            <w:rPr>
              <w:ins w:author="Rossi Rossi" w:id="18" w:date="2026-09-22T06:56:59Z"/>
            </w:rPr>
          </w:pPr>
          <w:sdt>
            <w:sdtPr>
              <w:id w:val="511530203"/>
              <w:tag w:val="goog_rdk_1859"/>
            </w:sdtPr>
            <w:sdtContent>
              <w:ins w:author="Rossi Rossi" w:id="18" w:date="2026-09-22T06:56:59Z"/>
              <w:sdt>
                <w:sdtPr>
                  <w:id w:val="-17609011"/>
                  <w:tag w:val="goog_rdk_186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Under **API restrictions** , use the **Select API restrictions** drop-down to select the APIs you want this key to access. Do not select the **Generative</w:t>
                    </w:r>
                  </w:ins>
                </w:sdtContent>
              </w:sdt>
              <w:ins w:author="Rossi Rossi" w:id="18" w:date="2026-09-22T06:56:59Z"/>
            </w:sdtContent>
          </w:sdt>
        </w:p>
      </w:sdtContent>
    </w:sdt>
    <w:sdt>
      <w:sdtPr>
        <w:id w:val="-227562010"/>
        <w:tag w:val="goog_rdk_1864"/>
      </w:sdtPr>
      <w:sdtContent>
        <w:p w:rsidR="00000000" w:rsidDel="00000000" w:rsidP="00000000" w:rsidRDefault="00000000" w:rsidRPr="00000000" w14:paraId="0000027B">
          <w:pPr>
            <w:numPr>
              <w:ilvl w:val="1"/>
              <w:numId w:val="6"/>
            </w:numPr>
            <w:ind w:left="502" w:hanging="360"/>
            <w:rPr>
              <w:ins w:author="Rossi Rossi" w:id="18" w:date="2026-09-22T06:56:59Z"/>
            </w:rPr>
          </w:pPr>
          <w:sdt>
            <w:sdtPr>
              <w:id w:val="-1687231548"/>
              <w:tag w:val="goog_rdk_1862"/>
            </w:sdtPr>
            <w:sdtContent>
              <w:ins w:author="Rossi Rossi" w:id="18" w:date="2026-09-22T06:56:59Z"/>
              <w:sdt>
                <w:sdtPr>
                  <w:id w:val="-1576604883"/>
                  <w:tag w:val="goog_rdk_186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Language API**.</w:t>
                    </w:r>
                  </w:ins>
                </w:sdtContent>
              </w:sdt>
              <w:ins w:author="Rossi Rossi" w:id="18" w:date="2026-09-22T06:56:59Z"/>
            </w:sdtContent>
          </w:sdt>
        </w:p>
      </w:sdtContent>
    </w:sdt>
    <w:sdt>
      <w:sdtPr>
        <w:id w:val="-543752265"/>
        <w:tag w:val="goog_rdk_1867"/>
      </w:sdtPr>
      <w:sdtContent>
        <w:p w:rsidR="00000000" w:rsidDel="00000000" w:rsidP="00000000" w:rsidRDefault="00000000" w:rsidRPr="00000000" w14:paraId="0000027C">
          <w:pPr>
            <w:numPr>
              <w:ilvl w:val="1"/>
              <w:numId w:val="6"/>
            </w:numPr>
            <w:ind w:left="502" w:hanging="360"/>
            <w:rPr>
              <w:ins w:author="Rossi Rossi" w:id="18" w:date="2026-09-22T06:56:59Z"/>
            </w:rPr>
          </w:pPr>
          <w:sdt>
            <w:sdtPr>
              <w:id w:val="1255510328"/>
              <w:tag w:val="goog_rdk_1865"/>
            </w:sdtPr>
            <w:sdtContent>
              <w:ins w:author="Rossi Rossi" w:id="18" w:date="2026-09-22T06:56:59Z"/>
              <w:sdt>
                <w:sdtPr>
                  <w:id w:val="-446856243"/>
                  <w:tag w:val="goog_rdk_186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Click **Save**. Create a separate, restricted key in AI Studio to continue using the Gemini API.</w:t>
                    </w:r>
                  </w:ins>
                </w:sdtContent>
              </w:sdt>
              <w:ins w:author="Rossi Rossi" w:id="18" w:date="2026-09-22T06:56:59Z"/>
            </w:sdtContent>
          </w:sdt>
        </w:p>
      </w:sdtContent>
    </w:sdt>
    <w:sdt>
      <w:sdtPr>
        <w:id w:val="-1182864895"/>
        <w:tag w:val="goog_rdk_1870"/>
      </w:sdtPr>
      <w:sdtContent>
        <w:p w:rsidR="00000000" w:rsidDel="00000000" w:rsidP="00000000" w:rsidRDefault="00000000" w:rsidRPr="00000000" w14:paraId="0000027D">
          <w:pPr>
            <w:numPr>
              <w:ilvl w:val="1"/>
              <w:numId w:val="6"/>
            </w:numPr>
            <w:ind w:left="502" w:hanging="360"/>
            <w:rPr>
              <w:ins w:author="Rossi Rossi" w:id="18" w:date="2026-09-22T06:56:59Z"/>
            </w:rPr>
          </w:pPr>
          <w:sdt>
            <w:sdtPr>
              <w:id w:val="-1138469164"/>
              <w:tag w:val="goog_rdk_1868"/>
            </w:sdtPr>
            <w:sdtContent>
              <w:ins w:author="Rossi Rossi" w:id="18" w:date="2026-09-22T06:56:59Z"/>
              <w:sdt>
                <w:sdtPr>
                  <w:id w:val="1280663560"/>
                  <w:tag w:val="goog_rdk_186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82137641"/>
        <w:tag w:val="goog_rdk_1873"/>
      </w:sdtPr>
      <w:sdtContent>
        <w:p w:rsidR="00000000" w:rsidDel="00000000" w:rsidP="00000000" w:rsidRDefault="00000000" w:rsidRPr="00000000" w14:paraId="0000027E">
          <w:pPr>
            <w:numPr>
              <w:ilvl w:val="1"/>
              <w:numId w:val="6"/>
            </w:numPr>
            <w:ind w:left="502" w:hanging="360"/>
            <w:rPr>
              <w:ins w:author="Rossi Rossi" w:id="18" w:date="2026-09-22T06:56:59Z"/>
            </w:rPr>
          </w:pPr>
          <w:sdt>
            <w:sdtPr>
              <w:id w:val="-1273968688"/>
              <w:tag w:val="goog_rdk_1871"/>
            </w:sdtPr>
            <w:sdtContent>
              <w:ins w:author="Rossi Rossi" w:id="18" w:date="2026-09-22T06:56:59Z"/>
              <w:sdt>
                <w:sdtPr>
                  <w:id w:val="-837649150"/>
                  <w:tag w:val="goog_rdk_187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Blocked dormant keys</w:t>
                    </w:r>
                  </w:ins>
                </w:sdtContent>
              </w:sdt>
              <w:ins w:author="Rossi Rossi" w:id="18" w:date="2026-09-22T06:56:59Z"/>
            </w:sdtContent>
          </w:sdt>
        </w:p>
      </w:sdtContent>
    </w:sdt>
    <w:sdt>
      <w:sdtPr>
        <w:id w:val="-847313812"/>
        <w:tag w:val="goog_rdk_1876"/>
      </w:sdtPr>
      <w:sdtContent>
        <w:p w:rsidR="00000000" w:rsidDel="00000000" w:rsidP="00000000" w:rsidRDefault="00000000" w:rsidRPr="00000000" w14:paraId="0000027F">
          <w:pPr>
            <w:numPr>
              <w:ilvl w:val="1"/>
              <w:numId w:val="6"/>
            </w:numPr>
            <w:ind w:left="502" w:hanging="360"/>
            <w:rPr>
              <w:ins w:author="Rossi Rossi" w:id="18" w:date="2026-09-22T06:56:59Z"/>
            </w:rPr>
          </w:pPr>
          <w:sdt>
            <w:sdtPr>
              <w:id w:val="951327973"/>
              <w:tag w:val="goog_rdk_1874"/>
            </w:sdtPr>
            <w:sdtContent>
              <w:ins w:author="Rossi Rossi" w:id="18" w:date="2026-09-22T06:56:59Z"/>
              <w:sdt>
                <w:sdtPr>
                  <w:id w:val="-913723697"/>
                  <w:tag w:val="goog_rdk_187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52661651"/>
        <w:tag w:val="goog_rdk_1879"/>
      </w:sdtPr>
      <w:sdtContent>
        <w:p w:rsidR="00000000" w:rsidDel="00000000" w:rsidP="00000000" w:rsidRDefault="00000000" w:rsidRPr="00000000" w14:paraId="00000280">
          <w:pPr>
            <w:numPr>
              <w:ilvl w:val="1"/>
              <w:numId w:val="6"/>
            </w:numPr>
            <w:ind w:left="502" w:hanging="360"/>
            <w:rPr>
              <w:ins w:author="Rossi Rossi" w:id="18" w:date="2026-09-22T06:56:59Z"/>
            </w:rPr>
          </w:pPr>
          <w:sdt>
            <w:sdtPr>
              <w:id w:val="-149860658"/>
              <w:tag w:val="goog_rdk_1877"/>
            </w:sdtPr>
            <w:sdtContent>
              <w:ins w:author="Rossi Rossi" w:id="18" w:date="2026-09-22T06:56:59Z"/>
              <w:sdt>
                <w:sdtPr>
                  <w:id w:val="-1767944116"/>
                  <w:tag w:val="goog_rdk_187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Starting May 7, 2026, the Gemini API blocks unrestricted API keys that have</w:t>
                    </w:r>
                  </w:ins>
                </w:sdtContent>
              </w:sdt>
              <w:ins w:author="Rossi Rossi" w:id="18" w:date="2026-09-22T06:56:59Z"/>
            </w:sdtContent>
          </w:sdt>
        </w:p>
      </w:sdtContent>
    </w:sdt>
    <w:sdt>
      <w:sdtPr>
        <w:id w:val="844494482"/>
        <w:tag w:val="goog_rdk_1882"/>
      </w:sdtPr>
      <w:sdtContent>
        <w:p w:rsidR="00000000" w:rsidDel="00000000" w:rsidP="00000000" w:rsidRDefault="00000000" w:rsidRPr="00000000" w14:paraId="00000281">
          <w:pPr>
            <w:numPr>
              <w:ilvl w:val="1"/>
              <w:numId w:val="6"/>
            </w:numPr>
            <w:ind w:left="502" w:hanging="360"/>
            <w:rPr>
              <w:ins w:author="Rossi Rossi" w:id="18" w:date="2026-09-22T06:56:59Z"/>
            </w:rPr>
          </w:pPr>
          <w:sdt>
            <w:sdtPr>
              <w:id w:val="1133659557"/>
              <w:tag w:val="goog_rdk_1880"/>
            </w:sdtPr>
            <w:sdtContent>
              <w:ins w:author="Rossi Rossi" w:id="18" w:date="2026-09-22T06:56:59Z"/>
              <w:sdt>
                <w:sdtPr>
                  <w:id w:val="1295746154"/>
                  <w:tag w:val="goog_rdk_188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been dormant for an extended period. These keys show a **Blocked** tag in AI</w:t>
                    </w:r>
                  </w:ins>
                </w:sdtContent>
              </w:sdt>
              <w:ins w:author="Rossi Rossi" w:id="18" w:date="2026-09-22T06:56:59Z"/>
            </w:sdtContent>
          </w:sdt>
        </w:p>
      </w:sdtContent>
    </w:sdt>
    <w:sdt>
      <w:sdtPr>
        <w:id w:val="-1417547963"/>
        <w:tag w:val="goog_rdk_1885"/>
      </w:sdtPr>
      <w:sdtContent>
        <w:p w:rsidR="00000000" w:rsidDel="00000000" w:rsidP="00000000" w:rsidRDefault="00000000" w:rsidRPr="00000000" w14:paraId="00000282">
          <w:pPr>
            <w:numPr>
              <w:ilvl w:val="1"/>
              <w:numId w:val="6"/>
            </w:numPr>
            <w:ind w:left="502" w:hanging="360"/>
            <w:rPr>
              <w:ins w:author="Rossi Rossi" w:id="18" w:date="2026-09-22T06:56:59Z"/>
            </w:rPr>
          </w:pPr>
          <w:sdt>
            <w:sdtPr>
              <w:id w:val="-682749034"/>
              <w:tag w:val="goog_rdk_1883"/>
            </w:sdtPr>
            <w:sdtContent>
              <w:ins w:author="Rossi Rossi" w:id="18" w:date="2026-09-22T06:56:59Z"/>
              <w:sdt>
                <w:sdtPr>
                  <w:id w:val="-713685541"/>
                  <w:tag w:val="goog_rdk_188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Studio. You must generate a new key or use an existing restricted key to</w:t>
                    </w:r>
                  </w:ins>
                </w:sdtContent>
              </w:sdt>
              <w:ins w:author="Rossi Rossi" w:id="18" w:date="2026-09-22T06:56:59Z"/>
            </w:sdtContent>
          </w:sdt>
        </w:p>
      </w:sdtContent>
    </w:sdt>
    <w:sdt>
      <w:sdtPr>
        <w:id w:val="1385175365"/>
        <w:tag w:val="goog_rdk_1888"/>
      </w:sdtPr>
      <w:sdtContent>
        <w:p w:rsidR="00000000" w:rsidDel="00000000" w:rsidP="00000000" w:rsidRDefault="00000000" w:rsidRPr="00000000" w14:paraId="00000283">
          <w:pPr>
            <w:numPr>
              <w:ilvl w:val="1"/>
              <w:numId w:val="6"/>
            </w:numPr>
            <w:ind w:left="502" w:hanging="360"/>
            <w:rPr>
              <w:ins w:author="Rossi Rossi" w:id="18" w:date="2026-09-22T06:56:59Z"/>
            </w:rPr>
          </w:pPr>
          <w:sdt>
            <w:sdtPr>
              <w:id w:val="338313637"/>
              <w:tag w:val="goog_rdk_1886"/>
            </w:sdtPr>
            <w:sdtContent>
              <w:ins w:author="Rossi Rossi" w:id="18" w:date="2026-09-22T06:56:59Z"/>
              <w:sdt>
                <w:sdtPr>
                  <w:id w:val="-700741624"/>
                  <w:tag w:val="goog_rdk_188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continue.</w:t>
                    </w:r>
                  </w:ins>
                </w:sdtContent>
              </w:sdt>
              <w:ins w:author="Rossi Rossi" w:id="18" w:date="2026-09-22T06:56:59Z"/>
            </w:sdtContent>
          </w:sdt>
        </w:p>
      </w:sdtContent>
    </w:sdt>
    <w:sdt>
      <w:sdtPr>
        <w:id w:val="-430372671"/>
        <w:tag w:val="goog_rdk_1891"/>
      </w:sdtPr>
      <w:sdtContent>
        <w:p w:rsidR="00000000" w:rsidDel="00000000" w:rsidP="00000000" w:rsidRDefault="00000000" w:rsidRPr="00000000" w14:paraId="00000284">
          <w:pPr>
            <w:numPr>
              <w:ilvl w:val="1"/>
              <w:numId w:val="6"/>
            </w:numPr>
            <w:ind w:left="502" w:hanging="360"/>
            <w:rPr>
              <w:ins w:author="Rossi Rossi" w:id="18" w:date="2026-09-22T06:56:59Z"/>
            </w:rPr>
          </w:pPr>
          <w:sdt>
            <w:sdtPr>
              <w:id w:val="170470463"/>
              <w:tag w:val="goog_rdk_1889"/>
            </w:sdtPr>
            <w:sdtContent>
              <w:ins w:author="Rossi Rossi" w:id="18" w:date="2026-09-22T06:56:59Z"/>
              <w:sdt>
                <w:sdtPr>
                  <w:id w:val="-1576097894"/>
                  <w:tag w:val="goog_rdk_1890"/>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31031223"/>
        <w:tag w:val="goog_rdk_1894"/>
      </w:sdtPr>
      <w:sdtContent>
        <w:p w:rsidR="00000000" w:rsidDel="00000000" w:rsidP="00000000" w:rsidRDefault="00000000" w:rsidRPr="00000000" w14:paraId="00000285">
          <w:pPr>
            <w:numPr>
              <w:ilvl w:val="1"/>
              <w:numId w:val="6"/>
            </w:numPr>
            <w:ind w:left="502" w:hanging="360"/>
            <w:rPr>
              <w:ins w:author="Rossi Rossi" w:id="18" w:date="2026-09-22T06:56:59Z"/>
            </w:rPr>
          </w:pPr>
          <w:sdt>
            <w:sdtPr>
              <w:id w:val="-1334349689"/>
              <w:tag w:val="goog_rdk_1892"/>
            </w:sdtPr>
            <w:sdtContent>
              <w:ins w:author="Rossi Rossi" w:id="18" w:date="2026-09-22T06:56:59Z"/>
              <w:sdt>
                <w:sdtPr>
                  <w:id w:val="-741971257"/>
                  <w:tag w:val="goog_rdk_189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Migrate to an auth key</w:t>
                    </w:r>
                  </w:ins>
                </w:sdtContent>
              </w:sdt>
              <w:ins w:author="Rossi Rossi" w:id="18" w:date="2026-09-22T06:56:59Z"/>
            </w:sdtContent>
          </w:sdt>
        </w:p>
      </w:sdtContent>
    </w:sdt>
    <w:sdt>
      <w:sdtPr>
        <w:id w:val="1297515172"/>
        <w:tag w:val="goog_rdk_1897"/>
      </w:sdtPr>
      <w:sdtContent>
        <w:p w:rsidR="00000000" w:rsidDel="00000000" w:rsidP="00000000" w:rsidRDefault="00000000" w:rsidRPr="00000000" w14:paraId="00000286">
          <w:pPr>
            <w:numPr>
              <w:ilvl w:val="1"/>
              <w:numId w:val="6"/>
            </w:numPr>
            <w:ind w:left="502" w:hanging="360"/>
            <w:rPr>
              <w:ins w:author="Rossi Rossi" w:id="18" w:date="2026-09-22T06:56:59Z"/>
            </w:rPr>
          </w:pPr>
          <w:sdt>
            <w:sdtPr>
              <w:id w:val="-989173911"/>
              <w:tag w:val="goog_rdk_1895"/>
            </w:sdtPr>
            <w:sdtContent>
              <w:ins w:author="Rossi Rossi" w:id="18" w:date="2026-09-22T06:56:59Z"/>
              <w:sdt>
                <w:sdtPr>
                  <w:id w:val="-412331447"/>
                  <w:tag w:val="goog_rdk_189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834373332"/>
        <w:tag w:val="goog_rdk_1900"/>
      </w:sdtPr>
      <w:sdtContent>
        <w:p w:rsidR="00000000" w:rsidDel="00000000" w:rsidP="00000000" w:rsidRDefault="00000000" w:rsidRPr="00000000" w14:paraId="00000287">
          <w:pPr>
            <w:numPr>
              <w:ilvl w:val="1"/>
              <w:numId w:val="6"/>
            </w:numPr>
            <w:ind w:left="502" w:hanging="360"/>
            <w:rPr>
              <w:ins w:author="Rossi Rossi" w:id="18" w:date="2026-09-22T06:56:59Z"/>
            </w:rPr>
          </w:pPr>
          <w:sdt>
            <w:sdtPr>
              <w:id w:val="-1914588395"/>
              <w:tag w:val="goog_rdk_1898"/>
            </w:sdtPr>
            <w:sdtContent>
              <w:ins w:author="Rossi Rossi" w:id="18" w:date="2026-09-22T06:56:59Z"/>
              <w:sdt>
                <w:sdtPr>
                  <w:id w:val="-1113851694"/>
                  <w:tag w:val="goog_rdk_189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Follow these steps to create a new auth API key and update your applications:</w:t>
                    </w:r>
                  </w:ins>
                </w:sdtContent>
              </w:sdt>
              <w:ins w:author="Rossi Rossi" w:id="18" w:date="2026-09-22T06:56:59Z"/>
            </w:sdtContent>
          </w:sdt>
        </w:p>
      </w:sdtContent>
    </w:sdt>
    <w:sdt>
      <w:sdtPr>
        <w:id w:val="1692083800"/>
        <w:tag w:val="goog_rdk_1903"/>
      </w:sdtPr>
      <w:sdtContent>
        <w:p w:rsidR="00000000" w:rsidDel="00000000" w:rsidP="00000000" w:rsidRDefault="00000000" w:rsidRPr="00000000" w14:paraId="00000288">
          <w:pPr>
            <w:numPr>
              <w:ilvl w:val="1"/>
              <w:numId w:val="6"/>
            </w:numPr>
            <w:ind w:left="502" w:hanging="360"/>
            <w:rPr>
              <w:ins w:author="Rossi Rossi" w:id="18" w:date="2026-09-22T06:56:59Z"/>
            </w:rPr>
          </w:pPr>
          <w:sdt>
            <w:sdtPr>
              <w:id w:val="1195236162"/>
              <w:tag w:val="goog_rdk_1901"/>
            </w:sdtPr>
            <w:sdtContent>
              <w:ins w:author="Rossi Rossi" w:id="18" w:date="2026-09-22T06:56:59Z"/>
              <w:sdt>
                <w:sdtPr>
                  <w:id w:val="-1576647521"/>
                  <w:tag w:val="goog_rdk_1902"/>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63055821"/>
        <w:tag w:val="goog_rdk_1906"/>
      </w:sdtPr>
      <w:sdtContent>
        <w:p w:rsidR="00000000" w:rsidDel="00000000" w:rsidP="00000000" w:rsidRDefault="00000000" w:rsidRPr="00000000" w14:paraId="00000289">
          <w:pPr>
            <w:numPr>
              <w:ilvl w:val="1"/>
              <w:numId w:val="6"/>
            </w:numPr>
            <w:ind w:left="502" w:hanging="360"/>
            <w:rPr>
              <w:ins w:author="Rossi Rossi" w:id="18" w:date="2026-09-22T06:56:59Z"/>
            </w:rPr>
          </w:pPr>
          <w:sdt>
            <w:sdtPr>
              <w:id w:val="1650326022"/>
              <w:tag w:val="goog_rdk_1904"/>
            </w:sdtPr>
            <w:sdtContent>
              <w:ins w:author="Rossi Rossi" w:id="18" w:date="2026-09-22T06:56:59Z"/>
              <w:sdt>
                <w:sdtPr>
                  <w:id w:val="536487857"/>
                  <w:tag w:val="goog_rdk_190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1. Go to the [AI Studio API Keys page](https://aistudio.google.com/api-keys).</w:t>
                    </w:r>
                  </w:ins>
                </w:sdtContent>
              </w:sdt>
              <w:ins w:author="Rossi Rossi" w:id="18" w:date="2026-09-22T06:56:59Z"/>
            </w:sdtContent>
          </w:sdt>
        </w:p>
      </w:sdtContent>
    </w:sdt>
    <w:sdt>
      <w:sdtPr>
        <w:id w:val="1572983883"/>
        <w:tag w:val="goog_rdk_1909"/>
      </w:sdtPr>
      <w:sdtContent>
        <w:p w:rsidR="00000000" w:rsidDel="00000000" w:rsidP="00000000" w:rsidRDefault="00000000" w:rsidRPr="00000000" w14:paraId="0000028A">
          <w:pPr>
            <w:numPr>
              <w:ilvl w:val="1"/>
              <w:numId w:val="6"/>
            </w:numPr>
            <w:ind w:left="502" w:hanging="360"/>
            <w:rPr>
              <w:ins w:author="Rossi Rossi" w:id="18" w:date="2026-09-22T06:56:59Z"/>
            </w:rPr>
          </w:pPr>
          <w:sdt>
            <w:sdtPr>
              <w:id w:val="-661227666"/>
              <w:tag w:val="goog_rdk_1907"/>
            </w:sdtPr>
            <w:sdtContent>
              <w:ins w:author="Rossi Rossi" w:id="18" w:date="2026-09-22T06:56:59Z"/>
              <w:sdt>
                <w:sdtPr>
                  <w:id w:val="-1441468529"/>
                  <w:tag w:val="goog_rdk_190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2. Check the **Key Type** column to identify any keys listed as **Standard**.</w:t>
                    </w:r>
                  </w:ins>
                </w:sdtContent>
              </w:sdt>
              <w:ins w:author="Rossi Rossi" w:id="18" w:date="2026-09-22T06:56:59Z"/>
            </w:sdtContent>
          </w:sdt>
        </w:p>
      </w:sdtContent>
    </w:sdt>
    <w:sdt>
      <w:sdtPr>
        <w:id w:val="1935789069"/>
        <w:tag w:val="goog_rdk_1912"/>
      </w:sdtPr>
      <w:sdtContent>
        <w:p w:rsidR="00000000" w:rsidDel="00000000" w:rsidP="00000000" w:rsidRDefault="00000000" w:rsidRPr="00000000" w14:paraId="0000028B">
          <w:pPr>
            <w:numPr>
              <w:ilvl w:val="1"/>
              <w:numId w:val="6"/>
            </w:numPr>
            <w:ind w:left="502" w:hanging="360"/>
            <w:rPr>
              <w:ins w:author="Rossi Rossi" w:id="18" w:date="2026-09-22T06:56:59Z"/>
            </w:rPr>
          </w:pPr>
          <w:sdt>
            <w:sdtPr>
              <w:id w:val="-1093478789"/>
              <w:tag w:val="goog_rdk_1910"/>
            </w:sdtPr>
            <w:sdtContent>
              <w:ins w:author="Rossi Rossi" w:id="18" w:date="2026-09-22T06:56:59Z"/>
              <w:sdt>
                <w:sdtPr>
                  <w:id w:val="-595843321"/>
                  <w:tag w:val="goog_rdk_1911"/>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3. Click **Create API key** to generate a new key. All new keys created in AI Studio are automatically created as auth keys.</w:t>
                    </w:r>
                  </w:ins>
                </w:sdtContent>
              </w:sdt>
              <w:ins w:author="Rossi Rossi" w:id="18" w:date="2026-09-22T06:56:59Z"/>
            </w:sdtContent>
          </w:sdt>
        </w:p>
      </w:sdtContent>
    </w:sdt>
    <w:sdt>
      <w:sdtPr>
        <w:id w:val="1024561822"/>
        <w:tag w:val="goog_rdk_1915"/>
      </w:sdtPr>
      <w:sdtContent>
        <w:p w:rsidR="00000000" w:rsidDel="00000000" w:rsidP="00000000" w:rsidRDefault="00000000" w:rsidRPr="00000000" w14:paraId="0000028C">
          <w:pPr>
            <w:numPr>
              <w:ilvl w:val="1"/>
              <w:numId w:val="6"/>
            </w:numPr>
            <w:ind w:left="502" w:hanging="360"/>
            <w:rPr>
              <w:ins w:author="Rossi Rossi" w:id="18" w:date="2026-09-22T06:56:59Z"/>
            </w:rPr>
          </w:pPr>
          <w:sdt>
            <w:sdtPr>
              <w:id w:val="-170618400"/>
              <w:tag w:val="goog_rdk_1913"/>
            </w:sdtPr>
            <w:sdtContent>
              <w:ins w:author="Rossi Rossi" w:id="18" w:date="2026-09-22T06:56:59Z"/>
              <w:sdt>
                <w:sdtPr>
                  <w:id w:val="-347928978"/>
                  <w:tag w:val="goog_rdk_191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4. Copy the new auth API key.</w:t>
                    </w:r>
                  </w:ins>
                </w:sdtContent>
              </w:sdt>
              <w:ins w:author="Rossi Rossi" w:id="18" w:date="2026-09-22T06:56:59Z"/>
            </w:sdtContent>
          </w:sdt>
        </w:p>
      </w:sdtContent>
    </w:sdt>
    <w:sdt>
      <w:sdtPr>
        <w:id w:val="-1738519175"/>
        <w:tag w:val="goog_rdk_1918"/>
      </w:sdtPr>
      <w:sdtContent>
        <w:p w:rsidR="00000000" w:rsidDel="00000000" w:rsidP="00000000" w:rsidRDefault="00000000" w:rsidRPr="00000000" w14:paraId="0000028D">
          <w:pPr>
            <w:numPr>
              <w:ilvl w:val="1"/>
              <w:numId w:val="6"/>
            </w:numPr>
            <w:ind w:left="502" w:hanging="360"/>
            <w:rPr>
              <w:ins w:author="Rossi Rossi" w:id="18" w:date="2026-09-22T06:56:59Z"/>
            </w:rPr>
          </w:pPr>
          <w:sdt>
            <w:sdtPr>
              <w:id w:val="1270941996"/>
              <w:tag w:val="goog_rdk_1916"/>
            </w:sdtPr>
            <w:sdtContent>
              <w:ins w:author="Rossi Rossi" w:id="18" w:date="2026-09-22T06:56:59Z"/>
              <w:sdt>
                <w:sdtPr>
                  <w:id w:val="-1596100058"/>
                  <w:tag w:val="goog_rdk_191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5. Update your application code, environment variables, and any deployment configurations to use the new auth API key.</w:t>
                    </w:r>
                  </w:ins>
                </w:sdtContent>
              </w:sdt>
              <w:ins w:author="Rossi Rossi" w:id="18" w:date="2026-09-22T06:56:59Z"/>
            </w:sdtContent>
          </w:sdt>
        </w:p>
      </w:sdtContent>
    </w:sdt>
    <w:sdt>
      <w:sdtPr>
        <w:id w:val="-1806459446"/>
        <w:tag w:val="goog_rdk_1921"/>
      </w:sdtPr>
      <w:sdtContent>
        <w:p w:rsidR="00000000" w:rsidDel="00000000" w:rsidP="00000000" w:rsidRDefault="00000000" w:rsidRPr="00000000" w14:paraId="0000028E">
          <w:pPr>
            <w:numPr>
              <w:ilvl w:val="1"/>
              <w:numId w:val="6"/>
            </w:numPr>
            <w:ind w:left="502" w:hanging="360"/>
            <w:rPr>
              <w:ins w:author="Rossi Rossi" w:id="18" w:date="2026-09-22T06:56:59Z"/>
            </w:rPr>
          </w:pPr>
          <w:sdt>
            <w:sdtPr>
              <w:id w:val="-1546618165"/>
              <w:tag w:val="goog_rdk_1919"/>
            </w:sdtPr>
            <w:sdtContent>
              <w:ins w:author="Rossi Rossi" w:id="18" w:date="2026-09-22T06:56:59Z"/>
              <w:sdt>
                <w:sdtPr>
                  <w:id w:val="717393521"/>
                  <w:tag w:val="goog_rdk_192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6. Test your application to confirm it works correctly with the new key.</w:t>
                    </w:r>
                  </w:ins>
                </w:sdtContent>
              </w:sdt>
              <w:ins w:author="Rossi Rossi" w:id="18" w:date="2026-09-22T06:56:59Z"/>
            </w:sdtContent>
          </w:sdt>
        </w:p>
      </w:sdtContent>
    </w:sdt>
    <w:sdt>
      <w:sdtPr>
        <w:id w:val="1307396881"/>
        <w:tag w:val="goog_rdk_1924"/>
      </w:sdtPr>
      <w:sdtContent>
        <w:p w:rsidR="00000000" w:rsidDel="00000000" w:rsidP="00000000" w:rsidRDefault="00000000" w:rsidRPr="00000000" w14:paraId="0000028F">
          <w:pPr>
            <w:numPr>
              <w:ilvl w:val="1"/>
              <w:numId w:val="6"/>
            </w:numPr>
            <w:ind w:left="502" w:hanging="360"/>
            <w:rPr>
              <w:ins w:author="Rossi Rossi" w:id="18" w:date="2026-09-22T06:56:59Z"/>
            </w:rPr>
          </w:pPr>
          <w:sdt>
            <w:sdtPr>
              <w:id w:val="-1053813768"/>
              <w:tag w:val="goog_rdk_1922"/>
            </w:sdtPr>
            <w:sdtContent>
              <w:ins w:author="Rossi Rossi" w:id="18" w:date="2026-09-22T06:56:59Z"/>
              <w:sdt>
                <w:sdtPr>
                  <w:id w:val="-727655137"/>
                  <w:tag w:val="goog_rdk_192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7. Once verified, delete or revoke your old traffic key to prevent misuse.</w:t>
                    </w:r>
                  </w:ins>
                </w:sdtContent>
              </w:sdt>
              <w:ins w:author="Rossi Rossi" w:id="18" w:date="2026-09-22T06:56:59Z"/>
            </w:sdtContent>
          </w:sdt>
        </w:p>
      </w:sdtContent>
    </w:sdt>
    <w:sdt>
      <w:sdtPr>
        <w:id w:val="999127289"/>
        <w:tag w:val="goog_rdk_1927"/>
      </w:sdtPr>
      <w:sdtContent>
        <w:p w:rsidR="00000000" w:rsidDel="00000000" w:rsidP="00000000" w:rsidRDefault="00000000" w:rsidRPr="00000000" w14:paraId="00000290">
          <w:pPr>
            <w:numPr>
              <w:ilvl w:val="1"/>
              <w:numId w:val="6"/>
            </w:numPr>
            <w:ind w:left="502" w:hanging="360"/>
            <w:rPr>
              <w:ins w:author="Rossi Rossi" w:id="18" w:date="2026-09-22T06:56:59Z"/>
            </w:rPr>
          </w:pPr>
          <w:sdt>
            <w:sdtPr>
              <w:id w:val="577309090"/>
              <w:tag w:val="goog_rdk_1925"/>
            </w:sdtPr>
            <w:sdtContent>
              <w:ins w:author="Rossi Rossi" w:id="18" w:date="2026-09-22T06:56:59Z"/>
              <w:sdt>
                <w:sdtPr>
                  <w:id w:val="-1127878682"/>
                  <w:tag w:val="goog_rdk_1926"/>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875676823"/>
        <w:tag w:val="goog_rdk_1930"/>
      </w:sdtPr>
      <w:sdtContent>
        <w:p w:rsidR="00000000" w:rsidDel="00000000" w:rsidP="00000000" w:rsidRDefault="00000000" w:rsidRPr="00000000" w14:paraId="00000291">
          <w:pPr>
            <w:numPr>
              <w:ilvl w:val="1"/>
              <w:numId w:val="6"/>
            </w:numPr>
            <w:ind w:left="502" w:hanging="360"/>
            <w:rPr>
              <w:ins w:author="Rossi Rossi" w:id="18" w:date="2026-09-22T06:56:59Z"/>
            </w:rPr>
          </w:pPr>
          <w:sdt>
            <w:sdtPr>
              <w:id w:val="-220280718"/>
              <w:tag w:val="goog_rdk_1928"/>
            </w:sdtPr>
            <w:sdtContent>
              <w:ins w:author="Rossi Rossi" w:id="18" w:date="2026-09-22T06:56:59Z"/>
              <w:sdt>
                <w:sdtPr>
                  <w:id w:val="2124130070"/>
                  <w:tag w:val="goog_rdk_192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w:t>
                    </w:r>
                  </w:ins>
                </w:sdtContent>
              </w:sdt>
              <w:ins w:author="Rossi Rossi" w:id="18" w:date="2026-09-22T06:56:59Z"/>
            </w:sdtContent>
          </w:sdt>
        </w:p>
      </w:sdtContent>
    </w:sdt>
    <w:sdt>
      <w:sdtPr>
        <w:id w:val="-1109459744"/>
        <w:tag w:val="goog_rdk_1933"/>
      </w:sdtPr>
      <w:sdtContent>
        <w:p w:rsidR="00000000" w:rsidDel="00000000" w:rsidP="00000000" w:rsidRDefault="00000000" w:rsidRPr="00000000" w14:paraId="00000292">
          <w:pPr>
            <w:numPr>
              <w:ilvl w:val="1"/>
              <w:numId w:val="6"/>
            </w:numPr>
            <w:ind w:left="502" w:hanging="360"/>
            <w:rPr>
              <w:ins w:author="Rossi Rossi" w:id="18" w:date="2026-09-22T06:56:59Z"/>
            </w:rPr>
          </w:pPr>
          <w:sdt>
            <w:sdtPr>
              <w:id w:val="2016816653"/>
              <w:tag w:val="goog_rdk_1931"/>
            </w:sdtPr>
            <w:sdtContent>
              <w:ins w:author="Rossi Rossi" w:id="18" w:date="2026-09-22T06:56:59Z"/>
              <w:sdt>
                <w:sdtPr>
                  <w:id w:val="-899873748"/>
                  <w:tag w:val="goog_rdk_193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&gt; **Note:** If you don't see your keys, you may need to import your Cloud projects into AI Studio. Refer to the [import projects](https://ai.google.dev/gemini-api/docs/api-key#import-projects) section for instructions.</w:t>
                    </w:r>
                  </w:ins>
                </w:sdtContent>
              </w:sdt>
              <w:ins w:author="Rossi Rossi" w:id="18" w:date="2026-09-22T06:56:59Z"/>
            </w:sdtContent>
          </w:sdt>
        </w:p>
      </w:sdtContent>
    </w:sdt>
    <w:sdt>
      <w:sdtPr>
        <w:id w:val="76827254"/>
        <w:tag w:val="goog_rdk_1936"/>
      </w:sdtPr>
      <w:sdtContent>
        <w:p w:rsidR="00000000" w:rsidDel="00000000" w:rsidP="00000000" w:rsidRDefault="00000000" w:rsidRPr="00000000" w14:paraId="00000293">
          <w:pPr>
            <w:numPr>
              <w:ilvl w:val="1"/>
              <w:numId w:val="6"/>
            </w:numPr>
            <w:ind w:left="502" w:hanging="360"/>
            <w:rPr>
              <w:ins w:author="Rossi Rossi" w:id="18" w:date="2026-09-22T06:56:59Z"/>
            </w:rPr>
          </w:pPr>
          <w:sdt>
            <w:sdtPr>
              <w:id w:val="-1984440179"/>
              <w:tag w:val="goog_rdk_1934"/>
            </w:sdtPr>
            <w:sdtContent>
              <w:ins w:author="Rossi Rossi" w:id="18" w:date="2026-09-22T06:56:59Z"/>
              <w:sdt>
                <w:sdtPr>
                  <w:id w:val="-479950646"/>
                  <w:tag w:val="goog_rdk_1935"/>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774479586"/>
        <w:tag w:val="goog_rdk_1939"/>
      </w:sdtPr>
      <w:sdtContent>
        <w:p w:rsidR="00000000" w:rsidDel="00000000" w:rsidP="00000000" w:rsidRDefault="00000000" w:rsidRPr="00000000" w14:paraId="00000294">
          <w:pPr>
            <w:numPr>
              <w:ilvl w:val="1"/>
              <w:numId w:val="6"/>
            </w:numPr>
            <w:ind w:left="502" w:hanging="360"/>
            <w:rPr>
              <w:ins w:author="Rossi Rossi" w:id="18" w:date="2026-09-22T06:56:59Z"/>
            </w:rPr>
          </w:pPr>
          <w:sdt>
            <w:sdtPr>
              <w:id w:val="-1879080870"/>
              <w:tag w:val="goog_rdk_1937"/>
            </w:sdtPr>
            <w:sdtContent>
              <w:ins w:author="Rossi Rossi" w:id="18" w:date="2026-09-22T06:56:59Z"/>
              <w:sdt>
                <w:sdtPr>
                  <w:id w:val="146155473"/>
                  <w:tag w:val="goog_rdk_1938"/>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Limitations</w:t>
                    </w:r>
                  </w:ins>
                </w:sdtContent>
              </w:sdt>
              <w:ins w:author="Rossi Rossi" w:id="18" w:date="2026-09-22T06:56:59Z"/>
            </w:sdtContent>
          </w:sdt>
        </w:p>
      </w:sdtContent>
    </w:sdt>
    <w:sdt>
      <w:sdtPr>
        <w:id w:val="1780240033"/>
        <w:tag w:val="goog_rdk_1942"/>
      </w:sdtPr>
      <w:sdtContent>
        <w:p w:rsidR="00000000" w:rsidDel="00000000" w:rsidP="00000000" w:rsidRDefault="00000000" w:rsidRPr="00000000" w14:paraId="00000295">
          <w:pPr>
            <w:numPr>
              <w:ilvl w:val="1"/>
              <w:numId w:val="6"/>
            </w:numPr>
            <w:ind w:left="502" w:hanging="360"/>
            <w:rPr>
              <w:ins w:author="Rossi Rossi" w:id="18" w:date="2026-09-22T06:56:59Z"/>
            </w:rPr>
          </w:pPr>
          <w:sdt>
            <w:sdtPr>
              <w:id w:val="1133143680"/>
              <w:tag w:val="goog_rdk_1940"/>
            </w:sdtPr>
            <w:sdtContent>
              <w:ins w:author="Rossi Rossi" w:id="18" w:date="2026-09-22T06:56:59Z"/>
              <w:sdt>
                <w:sdtPr>
                  <w:id w:val="-576272894"/>
                  <w:tag w:val="goog_rdk_194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905736934"/>
        <w:tag w:val="goog_rdk_1945"/>
      </w:sdtPr>
      <w:sdtContent>
        <w:p w:rsidR="00000000" w:rsidDel="00000000" w:rsidP="00000000" w:rsidRDefault="00000000" w:rsidRPr="00000000" w14:paraId="00000296">
          <w:pPr>
            <w:numPr>
              <w:ilvl w:val="1"/>
              <w:numId w:val="6"/>
            </w:numPr>
            <w:ind w:left="502" w:hanging="360"/>
            <w:rPr>
              <w:ins w:author="Rossi Rossi" w:id="18" w:date="2026-09-22T06:56:59Z"/>
            </w:rPr>
          </w:pPr>
          <w:sdt>
            <w:sdtPr>
              <w:id w:val="-520695563"/>
              <w:tag w:val="goog_rdk_1943"/>
            </w:sdtPr>
            <w:sdtContent>
              <w:ins w:author="Rossi Rossi" w:id="18" w:date="2026-09-22T06:56:59Z"/>
              <w:sdt>
                <w:sdtPr>
                  <w:id w:val="46352809"/>
                  <w:tag w:val="goog_rdk_194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Google AI Studio imposes the following project and key management limitations:</w:t>
                    </w:r>
                  </w:ins>
                </w:sdtContent>
              </w:sdt>
              <w:ins w:author="Rossi Rossi" w:id="18" w:date="2026-09-22T06:56:59Z"/>
            </w:sdtContent>
          </w:sdt>
        </w:p>
      </w:sdtContent>
    </w:sdt>
    <w:sdt>
      <w:sdtPr>
        <w:id w:val="1327166692"/>
        <w:tag w:val="goog_rdk_1948"/>
      </w:sdtPr>
      <w:sdtContent>
        <w:p w:rsidR="00000000" w:rsidDel="00000000" w:rsidP="00000000" w:rsidRDefault="00000000" w:rsidRPr="00000000" w14:paraId="00000297">
          <w:pPr>
            <w:numPr>
              <w:ilvl w:val="1"/>
              <w:numId w:val="6"/>
            </w:numPr>
            <w:ind w:left="502" w:hanging="360"/>
            <w:rPr>
              <w:ins w:author="Rossi Rossi" w:id="18" w:date="2026-09-22T06:56:59Z"/>
            </w:rPr>
          </w:pPr>
          <w:sdt>
            <w:sdtPr>
              <w:id w:val="-771320520"/>
              <w:tag w:val="goog_rdk_1946"/>
            </w:sdtPr>
            <w:sdtContent>
              <w:ins w:author="Rossi Rossi" w:id="18" w:date="2026-09-22T06:56:59Z"/>
              <w:sdt>
                <w:sdtPr>
                  <w:id w:val="827931658"/>
                  <w:tag w:val="goog_rdk_1947"/>
                </w:sdtPr>
                <w:sdtContent>
                  <w:ins w:author="Rossi Rossi" w:id="18" w:date="2026-09-22T06:56:59Z">
                    <w:r w:rsidDel="00000000" w:rsidR="00000000" w:rsidRPr="00000000">
                      <w:rPr>
                        <w:rtl w:val="0"/>
                      </w:rPr>
                    </w:r>
                  </w:ins>
                </w:sdtContent>
              </w:sdt>
              <w:ins w:author="Rossi Rossi" w:id="18" w:date="2026-09-22T06:56:59Z"/>
            </w:sdtContent>
          </w:sdt>
        </w:p>
      </w:sdtContent>
    </w:sdt>
    <w:sdt>
      <w:sdtPr>
        <w:id w:val="-334342594"/>
        <w:tag w:val="goog_rdk_1951"/>
      </w:sdtPr>
      <w:sdtContent>
        <w:p w:rsidR="00000000" w:rsidDel="00000000" w:rsidP="00000000" w:rsidRDefault="00000000" w:rsidRPr="00000000" w14:paraId="00000298">
          <w:pPr>
            <w:numPr>
              <w:ilvl w:val="1"/>
              <w:numId w:val="6"/>
            </w:numPr>
            <w:ind w:left="502" w:hanging="360"/>
            <w:rPr>
              <w:ins w:author="Rossi Rossi" w:id="18" w:date="2026-09-22T06:56:59Z"/>
            </w:rPr>
          </w:pPr>
          <w:sdt>
            <w:sdtPr>
              <w:id w:val="-625559599"/>
              <w:tag w:val="goog_rdk_1949"/>
            </w:sdtPr>
            <w:sdtContent>
              <w:ins w:author="Rossi Rossi" w:id="18" w:date="2026-09-22T06:56:59Z"/>
              <w:sdt>
                <w:sdtPr>
                  <w:id w:val="1447229949"/>
                  <w:tag w:val="goog_rdk_195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You can create a maximum of 10 projects at a time from the Google AI Studio **Projects** page.</w:t>
                    </w:r>
                  </w:ins>
                </w:sdtContent>
              </w:sdt>
              <w:ins w:author="Rossi Rossi" w:id="18" w:date="2026-09-22T06:56:59Z"/>
            </w:sdtContent>
          </w:sdt>
        </w:p>
      </w:sdtContent>
    </w:sdt>
    <w:sdt>
      <w:sdtPr>
        <w:id w:val="-1663122982"/>
        <w:tag w:val="goog_rdk_1954"/>
      </w:sdtPr>
      <w:sdtContent>
        <w:p w:rsidR="00000000" w:rsidDel="00000000" w:rsidP="00000000" w:rsidRDefault="00000000" w:rsidRPr="00000000" w14:paraId="00000299">
          <w:pPr>
            <w:numPr>
              <w:ilvl w:val="1"/>
              <w:numId w:val="6"/>
            </w:numPr>
            <w:ind w:left="502" w:hanging="360"/>
            <w:rPr>
              <w:ins w:author="Rossi Rossi" w:id="18" w:date="2026-09-22T06:56:59Z"/>
            </w:rPr>
          </w:pPr>
          <w:sdt>
            <w:sdtPr>
              <w:id w:val="-1308748065"/>
              <w:tag w:val="goog_rdk_1952"/>
            </w:sdtPr>
            <w:sdtContent>
              <w:ins w:author="Rossi Rossi" w:id="18" w:date="2026-09-22T06:56:59Z"/>
              <w:sdt>
                <w:sdtPr>
                  <w:id w:val="1524200251"/>
                  <w:tag w:val="goog_rdk_195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The **API keys** and **Projects** pages display a maximum of 100 keys and 50 projects.</w:t>
                    </w:r>
                  </w:ins>
                </w:sdtContent>
              </w:sdt>
              <w:ins w:author="Rossi Rossi" w:id="18" w:date="2026-09-22T06:56:59Z"/>
            </w:sdtContent>
          </w:sdt>
        </w:p>
      </w:sdtContent>
    </w:sdt>
    <w:sdt>
      <w:sdtPr>
        <w:id w:val="1233904954"/>
        <w:tag w:val="goog_rdk_1957"/>
      </w:sdtPr>
      <w:sdtContent>
        <w:p w:rsidR="00000000" w:rsidDel="00000000" w:rsidP="00000000" w:rsidRDefault="00000000" w:rsidRPr="00000000" w14:paraId="0000029A">
          <w:pPr>
            <w:numPr>
              <w:ilvl w:val="1"/>
              <w:numId w:val="6"/>
            </w:numPr>
            <w:ind w:left="502" w:hanging="360"/>
            <w:rPr>
              <w:ins w:author="Rossi Rossi" w:id="18" w:date="2026-09-22T06:56:59Z"/>
            </w:rPr>
          </w:pPr>
          <w:sdt>
            <w:sdtPr>
              <w:id w:val="-1912265029"/>
              <w:tag w:val="goog_rdk_1955"/>
            </w:sdtPr>
            <w:sdtContent>
              <w:ins w:author="Rossi Rossi" w:id="18" w:date="2026-09-22T06:56:59Z"/>
              <w:sdt>
                <w:sdtPr>
                  <w:id w:val="-2060616751"/>
                  <w:tag w:val="goog_rdk_195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Only API keys that are unrestricted or restricted specifically to the Generative Language API (Gemini API) are displayed.</w:t>
                    </w:r>
                  </w:ins>
                </w:sdtContent>
              </w:sdt>
              <w:ins w:author="Rossi Rossi" w:id="18" w:date="2026-09-22T06:56:59Z"/>
            </w:sdtContent>
          </w:sdt>
        </w:p>
      </w:sdtContent>
    </w:sdt>
    <w:sdt>
      <w:sdtPr>
        <w:id w:val="-896182100"/>
        <w:tag w:val="goog_rdk_1960"/>
      </w:sdtPr>
      <w:sdtContent>
        <w:p w:rsidR="00000000" w:rsidDel="00000000" w:rsidP="00000000" w:rsidRDefault="00000000" w:rsidRPr="00000000" w14:paraId="0000029B">
          <w:pPr>
            <w:numPr>
              <w:ilvl w:val="1"/>
              <w:numId w:val="6"/>
            </w:numPr>
            <w:ind w:left="502" w:hanging="360"/>
            <w:rPr>
              <w:ins w:author="Rossi Rossi" w:id="18" w:date="2026-09-22T06:56:59Z"/>
            </w:rPr>
          </w:pPr>
          <w:sdt>
            <w:sdtPr>
              <w:id w:val="-1813463420"/>
              <w:tag w:val="goog_rdk_1958"/>
            </w:sdtPr>
            <w:sdtContent>
              <w:ins w:author="Rossi Rossi" w:id="18" w:date="2026-09-22T06:56:59Z"/>
              <w:sdt>
                <w:sdtPr>
                  <w:id w:val="-1695896260"/>
                  <w:tag w:val="goog_rdk_1959"/>
                </w:sdtPr>
                <w:sdtContent>
                  <w:ins w:author="Rossi Rossi" w:id="18" w:date="2026-09-22T06:56:59Z">
                    <w:r w:rsidDel="00000000" w:rsidR="00000000" w:rsidRPr="00000000">
                      <w:rPr>
                        <w:rtl w:val="0"/>
                      </w:rPr>
                    </w:r>
                  </w:ins>
                </w:sdtContent>
              </w:sdt>
              <w:ins w:author="Rossi Rossi" w:id="18" w:date="2026-09-22T06:56:59Z"/>
            </w:sdtContent>
          </w:sdt>
        </w:p>
      </w:sdtContent>
    </w:sdt>
    <w:sdt>
      <w:sdtPr>
        <w:id w:val="146511876"/>
        <w:tag w:val="goog_rdk_1963"/>
      </w:sdtPr>
      <w:sdtContent>
        <w:p w:rsidR="00000000" w:rsidDel="00000000" w:rsidP="00000000" w:rsidRDefault="00000000" w:rsidRPr="00000000" w14:paraId="0000029C">
          <w:pPr>
            <w:numPr>
              <w:ilvl w:val="1"/>
              <w:numId w:val="6"/>
            </w:numPr>
            <w:ind w:left="502" w:hanging="360"/>
            <w:rPr>
              <w:ins w:author="Rossi Rossi" w:id="18" w:date="2026-09-22T06:56:59Z"/>
            </w:rPr>
          </w:pPr>
          <w:sdt>
            <w:sdtPr>
              <w:id w:val="1264186849"/>
              <w:tag w:val="goog_rdk_1961"/>
            </w:sdtPr>
            <w:sdtContent>
              <w:ins w:author="Rossi Rossi" w:id="18" w:date="2026-09-22T06:56:59Z"/>
              <w:sdt>
                <w:sdtPr>
                  <w:id w:val="1015403718"/>
                  <w:tag w:val="goog_rdk_196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For advanced project management or to modify keys with other restrictions, use</w:t>
                    </w:r>
                  </w:ins>
                </w:sdtContent>
              </w:sdt>
              <w:ins w:author="Rossi Rossi" w:id="18" w:date="2026-09-22T06:56:59Z"/>
            </w:sdtContent>
          </w:sdt>
        </w:p>
      </w:sdtContent>
    </w:sdt>
    <w:sdt>
      <w:sdtPr>
        <w:id w:val="-934311114"/>
        <w:tag w:val="goog_rdk_1966"/>
      </w:sdtPr>
      <w:sdtContent>
        <w:p w:rsidR="00000000" w:rsidDel="00000000" w:rsidP="00000000" w:rsidRDefault="00000000" w:rsidRPr="00000000" w14:paraId="0000029D">
          <w:pPr>
            <w:numPr>
              <w:ilvl w:val="1"/>
              <w:numId w:val="6"/>
            </w:numPr>
            <w:ind w:left="502" w:hanging="360"/>
            <w:rPr>
              <w:ins w:author="Rossi Rossi" w:id="18" w:date="2026-09-22T06:56:59Z"/>
            </w:rPr>
          </w:pPr>
          <w:sdt>
            <w:sdtPr>
              <w:id w:val="783093693"/>
              <w:tag w:val="goog_rdk_1964"/>
            </w:sdtPr>
            <w:sdtContent>
              <w:ins w:author="Rossi Rossi" w:id="18" w:date="2026-09-22T06:56:59Z"/>
              <w:sdt>
                <w:sdtPr>
                  <w:id w:val="1083766407"/>
                  <w:tag w:val="goog_rdk_196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the [Google Cloud Console credentials page](https://console.cloud.google.com/apis/credentials).</w:t>
                    </w:r>
                  </w:ins>
                </w:sdtContent>
              </w:sdt>
              <w:ins w:author="Rossi Rossi" w:id="18" w:date="2026-09-22T06:56:59Z"/>
            </w:sdtContent>
          </w:sdt>
        </w:p>
      </w:sdtContent>
    </w:sdt>
    <w:sdt>
      <w:sdtPr>
        <w:id w:val="37133717"/>
        <w:tag w:val="goog_rdk_1969"/>
      </w:sdtPr>
      <w:sdtContent>
        <w:p w:rsidR="00000000" w:rsidDel="00000000" w:rsidP="00000000" w:rsidRDefault="00000000" w:rsidRPr="00000000" w14:paraId="0000029E">
          <w:pPr>
            <w:numPr>
              <w:ilvl w:val="1"/>
              <w:numId w:val="6"/>
            </w:numPr>
            <w:ind w:left="502" w:hanging="360"/>
            <w:rPr>
              <w:ins w:author="Rossi Rossi" w:id="18" w:date="2026-09-22T06:56:59Z"/>
              <w:u w:val="none"/>
            </w:rPr>
          </w:pPr>
          <w:sdt>
            <w:sdtPr>
              <w:id w:val="808023891"/>
              <w:tag w:val="goog_rdk_1967"/>
            </w:sdtPr>
            <w:sdtContent>
              <w:ins w:author="Rossi Rossi" w:id="18" w:date="2026-09-22T06:56:59Z"/>
              <w:sdt>
                <w:sdtPr>
                  <w:id w:val="831446034"/>
                  <w:tag w:val="goog_rdk_1968"/>
                </w:sdtPr>
                <w:sdtContent>
                  <w:ins w:author="Rossi Rossi" w:id="18" w:date="2026-09-22T06:56:59Z">
                    <w:r w:rsidDel="00000000" w:rsidR="00000000" w:rsidRPr="00000000">
                      <w:rPr>
                        <w:rtl w:val="0"/>
                      </w:rPr>
                    </w:r>
                  </w:ins>
                </w:sdtContent>
              </w:sdt>
              <w:ins w:author="Rossi Rossi" w:id="18" w:date="2026-09-22T06:56:59Z"/>
            </w:sdtContent>
          </w:sdt>
        </w:p>
      </w:sdtContent>
    </w:sdt>
    <w:sdt>
      <w:sdtPr>
        <w:id w:val="-215390038"/>
        <w:tag w:val="goog_rdk_1972"/>
      </w:sdtPr>
      <w:sdtContent>
        <w:p w:rsidR="00000000" w:rsidDel="00000000" w:rsidP="00000000" w:rsidRDefault="00000000" w:rsidRPr="00000000" w14:paraId="0000029F">
          <w:pPr>
            <w:numPr>
              <w:ilvl w:val="1"/>
              <w:numId w:val="6"/>
            </w:numPr>
            <w:ind w:left="502" w:hanging="360"/>
            <w:rPr>
              <w:ins w:author="Rossi Rossi" w:id="18" w:date="2026-09-22T06:56:59Z"/>
            </w:rPr>
          </w:pPr>
          <w:sdt>
            <w:sdtPr>
              <w:id w:val="-1783837347"/>
              <w:tag w:val="goog_rdk_1970"/>
            </w:sdtPr>
            <w:sdtContent>
              <w:ins w:author="Rossi Rossi" w:id="18" w:date="2026-09-22T06:56:59Z"/>
              <w:sdt>
                <w:sdtPr>
                  <w:id w:val="1912616387"/>
                  <w:tag w:val="goog_rdk_1971"/>
                </w:sdtPr>
                <w:sdtContent>
                  <w:ins w:author="Rossi Rossi" w:id="18" w:date="2026-09-22T06:56:59Z">
                    <w:r w:rsidDel="00000000" w:rsidR="00000000" w:rsidRPr="00000000">
                      <w:rPr>
                        <w:rtl w:val="0"/>
                      </w:rPr>
                    </w:r>
                  </w:ins>
                </w:sdtContent>
              </w:sdt>
              <w:ins w:author="Rossi Rossi" w:id="18" w:date="2026-09-22T06:56:59Z"/>
            </w:sdtContent>
          </w:sdt>
        </w:p>
      </w:sdtContent>
    </w:sdt>
    <w:sdt>
      <w:sdtPr>
        <w:id w:val="-672208256"/>
        <w:tag w:val="goog_rdk_1975"/>
      </w:sdtPr>
      <w:sdtContent>
        <w:p w:rsidR="00000000" w:rsidDel="00000000" w:rsidP="00000000" w:rsidRDefault="00000000" w:rsidRPr="00000000" w14:paraId="000002A0">
          <w:pPr>
            <w:numPr>
              <w:ilvl w:val="1"/>
              <w:numId w:val="6"/>
            </w:numPr>
            <w:ind w:left="502" w:hanging="360"/>
            <w:rPr>
              <w:ins w:author="Rossi Rossi" w:id="18" w:date="2026-09-22T06:56:59Z"/>
            </w:rPr>
          </w:pPr>
          <w:sdt>
            <w:sdtPr>
              <w:id w:val="-604830662"/>
              <w:tag w:val="goog_rdk_1973"/>
            </w:sdtPr>
            <w:sdtContent>
              <w:ins w:author="Rossi Rossi" w:id="18" w:date="2026-09-22T06:56:59Z"/>
              <w:sdt>
                <w:sdtPr>
                  <w:id w:val="-161199197"/>
                  <w:tag w:val="goog_rdk_1974"/>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curl "https://generativelanguage.googleapis.com/v1beta/interactions" \</w:t>
                    </w:r>
                  </w:ins>
                </w:sdtContent>
              </w:sdt>
              <w:ins w:author="Rossi Rossi" w:id="18" w:date="2026-09-22T06:56:59Z"/>
            </w:sdtContent>
          </w:sdt>
        </w:p>
      </w:sdtContent>
    </w:sdt>
    <w:sdt>
      <w:sdtPr>
        <w:id w:val="-1550430460"/>
        <w:tag w:val="goog_rdk_1978"/>
      </w:sdtPr>
      <w:sdtContent>
        <w:p w:rsidR="00000000" w:rsidDel="00000000" w:rsidP="00000000" w:rsidRDefault="00000000" w:rsidRPr="00000000" w14:paraId="000002A1">
          <w:pPr>
            <w:numPr>
              <w:ilvl w:val="1"/>
              <w:numId w:val="6"/>
            </w:numPr>
            <w:ind w:left="502" w:hanging="360"/>
            <w:rPr>
              <w:ins w:author="Rossi Rossi" w:id="18" w:date="2026-09-22T06:56:59Z"/>
            </w:rPr>
          </w:pPr>
          <w:sdt>
            <w:sdtPr>
              <w:id w:val="1796574085"/>
              <w:tag w:val="goog_rdk_1976"/>
            </w:sdtPr>
            <w:sdtContent>
              <w:ins w:author="Rossi Rossi" w:id="18" w:date="2026-09-22T06:56:59Z"/>
              <w:sdt>
                <w:sdtPr>
                  <w:id w:val="-185123797"/>
                  <w:tag w:val="goog_rdk_1977"/>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-H 'Content-Type: application/json' \</w:t>
                    </w:r>
                  </w:ins>
                </w:sdtContent>
              </w:sdt>
              <w:ins w:author="Rossi Rossi" w:id="18" w:date="2026-09-22T06:56:59Z"/>
            </w:sdtContent>
          </w:sdt>
        </w:p>
      </w:sdtContent>
    </w:sdt>
    <w:sdt>
      <w:sdtPr>
        <w:id w:val="-621721153"/>
        <w:tag w:val="goog_rdk_1981"/>
      </w:sdtPr>
      <w:sdtContent>
        <w:p w:rsidR="00000000" w:rsidDel="00000000" w:rsidP="00000000" w:rsidRDefault="00000000" w:rsidRPr="00000000" w14:paraId="000002A2">
          <w:pPr>
            <w:numPr>
              <w:ilvl w:val="1"/>
              <w:numId w:val="6"/>
            </w:numPr>
            <w:ind w:left="502" w:hanging="360"/>
            <w:rPr>
              <w:ins w:author="Rossi Rossi" w:id="18" w:date="2026-09-22T06:56:59Z"/>
            </w:rPr>
          </w:pPr>
          <w:sdt>
            <w:sdtPr>
              <w:id w:val="-971796818"/>
              <w:tag w:val="goog_rdk_1979"/>
            </w:sdtPr>
            <w:sdtContent>
              <w:ins w:author="Rossi Rossi" w:id="18" w:date="2026-09-22T06:56:59Z"/>
              <w:sdt>
                <w:sdtPr>
                  <w:id w:val="1727516418"/>
                  <w:tag w:val="goog_rdk_1980"/>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-H "x-goog-api-key: YOUR_API_KEY" \</w:t>
                    </w:r>
                  </w:ins>
                </w:sdtContent>
              </w:sdt>
              <w:ins w:author="Rossi Rossi" w:id="18" w:date="2026-09-22T06:56:59Z"/>
            </w:sdtContent>
          </w:sdt>
        </w:p>
      </w:sdtContent>
    </w:sdt>
    <w:sdt>
      <w:sdtPr>
        <w:id w:val="651229993"/>
        <w:tag w:val="goog_rdk_1984"/>
      </w:sdtPr>
      <w:sdtContent>
        <w:p w:rsidR="00000000" w:rsidDel="00000000" w:rsidP="00000000" w:rsidRDefault="00000000" w:rsidRPr="00000000" w14:paraId="000002A3">
          <w:pPr>
            <w:numPr>
              <w:ilvl w:val="1"/>
              <w:numId w:val="6"/>
            </w:numPr>
            <w:ind w:left="502" w:hanging="360"/>
            <w:rPr>
              <w:ins w:author="Rossi Rossi" w:id="18" w:date="2026-09-22T06:56:59Z"/>
            </w:rPr>
          </w:pPr>
          <w:sdt>
            <w:sdtPr>
              <w:id w:val="-2022359391"/>
              <w:tag w:val="goog_rdk_1982"/>
            </w:sdtPr>
            <w:sdtContent>
              <w:ins w:author="Rossi Rossi" w:id="18" w:date="2026-09-22T06:56:59Z"/>
              <w:sdt>
                <w:sdtPr>
                  <w:id w:val="-1197550523"/>
                  <w:tag w:val="goog_rdk_1983"/>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-X POST \</w:t>
                    </w:r>
                  </w:ins>
                </w:sdtContent>
              </w:sdt>
              <w:ins w:author="Rossi Rossi" w:id="18" w:date="2026-09-22T06:56:59Z"/>
            </w:sdtContent>
          </w:sdt>
        </w:p>
      </w:sdtContent>
    </w:sdt>
    <w:sdt>
      <w:sdtPr>
        <w:id w:val="482831498"/>
        <w:tag w:val="goog_rdk_1987"/>
      </w:sdtPr>
      <w:sdtContent>
        <w:p w:rsidR="00000000" w:rsidDel="00000000" w:rsidP="00000000" w:rsidRDefault="00000000" w:rsidRPr="00000000" w14:paraId="000002A4">
          <w:pPr>
            <w:numPr>
              <w:ilvl w:val="1"/>
              <w:numId w:val="6"/>
            </w:numPr>
            <w:ind w:left="502" w:hanging="360"/>
            <w:rPr>
              <w:ins w:author="Rossi Rossi" w:id="18" w:date="2026-09-22T06:56:59Z"/>
            </w:rPr>
          </w:pPr>
          <w:sdt>
            <w:sdtPr>
              <w:id w:val="-312725319"/>
              <w:tag w:val="goog_rdk_1985"/>
            </w:sdtPr>
            <w:sdtContent>
              <w:ins w:author="Rossi Rossi" w:id="18" w:date="2026-09-22T06:56:59Z"/>
              <w:sdt>
                <w:sdtPr>
                  <w:id w:val="-1888348891"/>
                  <w:tag w:val="goog_rdk_1986"/>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-d '{</w:t>
                    </w:r>
                  </w:ins>
                </w:sdtContent>
              </w:sdt>
              <w:ins w:author="Rossi Rossi" w:id="18" w:date="2026-09-22T06:56:59Z"/>
            </w:sdtContent>
          </w:sdt>
        </w:p>
      </w:sdtContent>
    </w:sdt>
    <w:sdt>
      <w:sdtPr>
        <w:id w:val="879728299"/>
        <w:tag w:val="goog_rdk_1990"/>
      </w:sdtPr>
      <w:sdtContent>
        <w:p w:rsidR="00000000" w:rsidDel="00000000" w:rsidP="00000000" w:rsidRDefault="00000000" w:rsidRPr="00000000" w14:paraId="000002A5">
          <w:pPr>
            <w:numPr>
              <w:ilvl w:val="1"/>
              <w:numId w:val="6"/>
            </w:numPr>
            <w:ind w:left="502" w:hanging="360"/>
            <w:rPr>
              <w:ins w:author="Rossi Rossi" w:id="18" w:date="2026-09-22T06:56:59Z"/>
            </w:rPr>
          </w:pPr>
          <w:sdt>
            <w:sdtPr>
              <w:id w:val="-275592689"/>
              <w:tag w:val="goog_rdk_1988"/>
            </w:sdtPr>
            <w:sdtContent>
              <w:ins w:author="Rossi Rossi" w:id="18" w:date="2026-09-22T06:56:59Z"/>
              <w:sdt>
                <w:sdtPr>
                  <w:id w:val="550818875"/>
                  <w:tag w:val="goog_rdk_1989"/>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"model": "gemini-3.8-flash",</w:t>
                    </w:r>
                  </w:ins>
                </w:sdtContent>
              </w:sdt>
              <w:ins w:author="Rossi Rossi" w:id="18" w:date="2026-09-22T06:56:59Z"/>
            </w:sdtContent>
          </w:sdt>
        </w:p>
      </w:sdtContent>
    </w:sdt>
    <w:sdt>
      <w:sdtPr>
        <w:id w:val="-578946404"/>
        <w:tag w:val="goog_rdk_1993"/>
      </w:sdtPr>
      <w:sdtContent>
        <w:p w:rsidR="00000000" w:rsidDel="00000000" w:rsidP="00000000" w:rsidRDefault="00000000" w:rsidRPr="00000000" w14:paraId="000002A6">
          <w:pPr>
            <w:numPr>
              <w:ilvl w:val="1"/>
              <w:numId w:val="6"/>
            </w:numPr>
            <w:ind w:left="502" w:hanging="360"/>
            <w:rPr>
              <w:ins w:author="Rossi Rossi" w:id="18" w:date="2026-09-22T06:56:59Z"/>
            </w:rPr>
          </w:pPr>
          <w:sdt>
            <w:sdtPr>
              <w:id w:val="-630408048"/>
              <w:tag w:val="goog_rdk_1991"/>
            </w:sdtPr>
            <w:sdtContent>
              <w:ins w:author="Rossi Rossi" w:id="18" w:date="2026-09-22T06:56:59Z"/>
              <w:sdt>
                <w:sdtPr>
                  <w:id w:val="754441788"/>
                  <w:tag w:val="goog_rdk_1992"/>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"input": "Explain how AI works in a few words"</w:t>
                    </w:r>
                  </w:ins>
                </w:sdtContent>
              </w:sdt>
              <w:ins w:author="Rossi Rossi" w:id="18" w:date="2026-09-22T06:56:59Z"/>
            </w:sdtContent>
          </w:sdt>
        </w:p>
      </w:sdtContent>
    </w:sdt>
    <w:sdt>
      <w:sdtPr>
        <w:id w:val="823904921"/>
        <w:tag w:val="goog_rdk_1996"/>
      </w:sdtPr>
      <w:sdtContent>
        <w:p w:rsidR="00000000" w:rsidDel="00000000" w:rsidP="00000000" w:rsidRDefault="00000000" w:rsidRPr="00000000" w14:paraId="000002A7">
          <w:pPr>
            <w:numPr>
              <w:ilvl w:val="1"/>
              <w:numId w:val="6"/>
            </w:numPr>
            <w:ind w:left="502" w:hanging="360"/>
            <w:rPr>
              <w:ins w:author="Rossi Rossi" w:id="18" w:date="2026-09-22T06:56:59Z"/>
            </w:rPr>
          </w:pPr>
          <w:sdt>
            <w:sdtPr>
              <w:id w:val="831165107"/>
              <w:tag w:val="goog_rdk_1994"/>
            </w:sdtPr>
            <w:sdtContent>
              <w:ins w:author="Rossi Rossi" w:id="18" w:date="2026-09-22T06:56:59Z"/>
              <w:sdt>
                <w:sdtPr>
                  <w:id w:val="1418406638"/>
                  <w:tag w:val="goog_rdk_1995"/>
                </w:sdtPr>
                <w:sdtContent>
                  <w:ins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t xml:space="preserve">      }'</w:t>
                    </w:r>
                  </w:ins>
                </w:sdtContent>
              </w:sdt>
              <w:ins w:author="Rossi Rossi" w:id="18" w:date="2026-09-22T06:56:59Z"/>
            </w:sdtContent>
          </w:sdt>
        </w:p>
      </w:sdtContent>
    </w:sdt>
    <w:sdt>
      <w:sdtPr>
        <w:id w:val="1613902804"/>
        <w:tag w:val="goog_rdk_2001"/>
      </w:sdtPr>
      <w:sdtContent>
        <w:p w:rsidR="00000000" w:rsidDel="00000000" w:rsidP="00000000" w:rsidRDefault="00000000" w:rsidRPr="00000000" w14:paraId="000002A8">
          <w:pPr>
            <w:numPr>
              <w:ilvl w:val="1"/>
              <w:numId w:val="6"/>
            </w:numPr>
            <w:ind w:left="502" w:hanging="360"/>
            <w:rPr>
              <w:ins w:author="Rossi Rossi" w:id="18" w:date="2026-09-22T06:56:59Z"/>
              <w:del w:author="Rossi Rossi" w:id="18" w:date="2026-09-22T06:56:59Z"/>
            </w:rPr>
          </w:pPr>
          <w:sdt>
            <w:sdtPr>
              <w:id w:val="701697265"/>
              <w:tag w:val="goog_rdk_1998"/>
            </w:sdtPr>
            <w:sdtContent>
              <w:ins w:author="Rossi Rossi" w:id="18" w:date="2026-09-22T06:56:59Z">
                <w:sdt>
                  <w:sdtPr>
                    <w:id w:val="-551978160"/>
                    <w:tag w:val="goog_rdk_1999"/>
                  </w:sdtPr>
                  <w:sdtContent>
                    <w:del w:author="Rossi Rossi" w:id="18" w:date="2026-09-22T06:56:59Z"/>
                  </w:sdtContent>
                </w:sdt>
              </w:ins>
              <w:sdt>
                <w:sdtPr>
                  <w:id w:val="-951148061"/>
                  <w:tag w:val="goog_rdk_2000"/>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866995916"/>
        <w:tag w:val="goog_rdk_2005"/>
      </w:sdtPr>
      <w:sdtContent>
        <w:p w:rsidR="00000000" w:rsidDel="00000000" w:rsidP="00000000" w:rsidRDefault="00000000" w:rsidRPr="00000000" w14:paraId="000002A9">
          <w:pPr>
            <w:numPr>
              <w:ilvl w:val="1"/>
              <w:numId w:val="6"/>
            </w:numPr>
            <w:ind w:left="502" w:hanging="360"/>
            <w:rPr>
              <w:ins w:author="Rossi Rossi" w:id="18" w:date="2026-09-22T06:56:59Z"/>
              <w:del w:author="Rossi Rossi" w:id="18" w:date="2026-09-22T06:56:59Z"/>
            </w:rPr>
          </w:pPr>
          <w:sdt>
            <w:sdtPr>
              <w:id w:val="-814821940"/>
              <w:tag w:val="goog_rdk_2002"/>
            </w:sdtPr>
            <w:sdtContent>
              <w:ins w:author="Rossi Rossi" w:id="18" w:date="2026-09-22T06:56:59Z">
                <w:sdt>
                  <w:sdtPr>
                    <w:id w:val="854185102"/>
                    <w:tag w:val="goog_rdk_2003"/>
                  </w:sdtPr>
                  <w:sdtContent>
                    <w:del w:author="Rossi Rossi" w:id="18" w:date="2026-09-22T06:56:59Z"/>
                  </w:sdtContent>
                </w:sdt>
              </w:ins>
              <w:sdt>
                <w:sdtPr>
                  <w:id w:val="-1241532916"/>
                  <w:tag w:val="goog_rdk_2004"/>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Security and secret management</w:delText>
                      </w:r>
                    </w:del>
                  </w:ins>
                </w:sdtContent>
              </w:sdt>
              <w:ins w:author="Rossi Rossi" w:id="18" w:date="2026-09-22T06:56:59Z">
                <w:del w:author="Rossi Rossi" w:id="18" w:date="2026-09-22T06:56:59Z"/>
              </w:ins>
            </w:sdtContent>
          </w:sdt>
        </w:p>
      </w:sdtContent>
    </w:sdt>
    <w:sdt>
      <w:sdtPr>
        <w:id w:val="-883021394"/>
        <w:tag w:val="goog_rdk_2009"/>
      </w:sdtPr>
      <w:sdtContent>
        <w:p w:rsidR="00000000" w:rsidDel="00000000" w:rsidP="00000000" w:rsidRDefault="00000000" w:rsidRPr="00000000" w14:paraId="000002AA">
          <w:pPr>
            <w:numPr>
              <w:ilvl w:val="1"/>
              <w:numId w:val="6"/>
            </w:numPr>
            <w:ind w:left="502" w:hanging="360"/>
            <w:rPr>
              <w:ins w:author="Rossi Rossi" w:id="18" w:date="2026-09-22T06:56:59Z"/>
              <w:del w:author="Rossi Rossi" w:id="18" w:date="2026-09-22T06:56:59Z"/>
            </w:rPr>
          </w:pPr>
          <w:sdt>
            <w:sdtPr>
              <w:id w:val="-1142194479"/>
              <w:tag w:val="goog_rdk_2006"/>
            </w:sdtPr>
            <w:sdtContent>
              <w:ins w:author="Rossi Rossi" w:id="18" w:date="2026-09-22T06:56:59Z">
                <w:sdt>
                  <w:sdtPr>
                    <w:id w:val="-1883439610"/>
                    <w:tag w:val="goog_rdk_2007"/>
                  </w:sdtPr>
                  <w:sdtContent>
                    <w:del w:author="Rossi Rossi" w:id="18" w:date="2026-09-22T06:56:59Z"/>
                  </w:sdtContent>
                </w:sdt>
              </w:ins>
              <w:sdt>
                <w:sdtPr>
                  <w:id w:val="-537823760"/>
                  <w:tag w:val="goog_rdk_2008"/>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1885155038"/>
        <w:tag w:val="goog_rdk_2013"/>
      </w:sdtPr>
      <w:sdtContent>
        <w:p w:rsidR="00000000" w:rsidDel="00000000" w:rsidP="00000000" w:rsidRDefault="00000000" w:rsidRPr="00000000" w14:paraId="000002AB">
          <w:pPr>
            <w:numPr>
              <w:ilvl w:val="1"/>
              <w:numId w:val="6"/>
            </w:numPr>
            <w:ind w:left="502" w:hanging="360"/>
            <w:rPr>
              <w:ins w:author="Rossi Rossi" w:id="18" w:date="2026-09-22T06:56:59Z"/>
              <w:del w:author="Rossi Rossi" w:id="18" w:date="2026-09-22T06:56:59Z"/>
            </w:rPr>
          </w:pPr>
          <w:sdt>
            <w:sdtPr>
              <w:id w:val="-1619103157"/>
              <w:tag w:val="goog_rdk_2010"/>
            </w:sdtPr>
            <w:sdtContent>
              <w:ins w:author="Rossi Rossi" w:id="18" w:date="2026-09-22T06:56:59Z">
                <w:sdt>
                  <w:sdtPr>
                    <w:id w:val="1584766032"/>
                    <w:tag w:val="goog_rdk_2011"/>
                  </w:sdtPr>
                  <w:sdtContent>
                    <w:del w:author="Rossi Rossi" w:id="18" w:date="2026-09-22T06:56:59Z"/>
                  </w:sdtContent>
                </w:sdt>
              </w:ins>
              <w:sdt>
                <w:sdtPr>
                  <w:id w:val="-899322159"/>
                  <w:tag w:val="goog_rdk_2012"/>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Treat your Gemini API key like a password. If compromised, others can consume</w:delText>
                      </w:r>
                    </w:del>
                  </w:ins>
                </w:sdtContent>
              </w:sdt>
              <w:ins w:author="Rossi Rossi" w:id="18" w:date="2026-09-22T06:56:59Z">
                <w:del w:author="Rossi Rossi" w:id="18" w:date="2026-09-22T06:56:59Z"/>
              </w:ins>
            </w:sdtContent>
          </w:sdt>
        </w:p>
      </w:sdtContent>
    </w:sdt>
    <w:sdt>
      <w:sdtPr>
        <w:id w:val="-11352890"/>
        <w:tag w:val="goog_rdk_2017"/>
      </w:sdtPr>
      <w:sdtContent>
        <w:p w:rsidR="00000000" w:rsidDel="00000000" w:rsidP="00000000" w:rsidRDefault="00000000" w:rsidRPr="00000000" w14:paraId="000002AC">
          <w:pPr>
            <w:numPr>
              <w:ilvl w:val="1"/>
              <w:numId w:val="6"/>
            </w:numPr>
            <w:ind w:left="502" w:hanging="360"/>
            <w:rPr>
              <w:ins w:author="Rossi Rossi" w:id="18" w:date="2026-09-22T06:56:59Z"/>
              <w:del w:author="Rossi Rossi" w:id="18" w:date="2026-09-22T06:56:59Z"/>
            </w:rPr>
          </w:pPr>
          <w:sdt>
            <w:sdtPr>
              <w:id w:val="-1161615324"/>
              <w:tag w:val="goog_rdk_2014"/>
            </w:sdtPr>
            <w:sdtContent>
              <w:ins w:author="Rossi Rossi" w:id="18" w:date="2026-09-22T06:56:59Z">
                <w:sdt>
                  <w:sdtPr>
                    <w:id w:val="-33392496"/>
                    <w:tag w:val="goog_rdk_2015"/>
                  </w:sdtPr>
                  <w:sdtContent>
                    <w:del w:author="Rossi Rossi" w:id="18" w:date="2026-09-22T06:56:59Z"/>
                  </w:sdtContent>
                </w:sdt>
              </w:ins>
              <w:sdt>
                <w:sdtPr>
                  <w:id w:val="-517691841"/>
                  <w:tag w:val="goog_rdk_2016"/>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your project's quota, incur unexpected billing charges, and access private</w:delText>
                      </w:r>
                    </w:del>
                  </w:ins>
                </w:sdtContent>
              </w:sdt>
              <w:ins w:author="Rossi Rossi" w:id="18" w:date="2026-09-22T06:56:59Z">
                <w:del w:author="Rossi Rossi" w:id="18" w:date="2026-09-22T06:56:59Z"/>
              </w:ins>
            </w:sdtContent>
          </w:sdt>
        </w:p>
      </w:sdtContent>
    </w:sdt>
    <w:sdt>
      <w:sdtPr>
        <w:id w:val="-1102790202"/>
        <w:tag w:val="goog_rdk_2021"/>
      </w:sdtPr>
      <w:sdtContent>
        <w:p w:rsidR="00000000" w:rsidDel="00000000" w:rsidP="00000000" w:rsidRDefault="00000000" w:rsidRPr="00000000" w14:paraId="000002AD">
          <w:pPr>
            <w:numPr>
              <w:ilvl w:val="1"/>
              <w:numId w:val="6"/>
            </w:numPr>
            <w:ind w:left="502" w:hanging="360"/>
            <w:rPr>
              <w:ins w:author="Rossi Rossi" w:id="18" w:date="2026-09-22T06:56:59Z"/>
              <w:del w:author="Rossi Rossi" w:id="18" w:date="2026-09-22T06:56:59Z"/>
            </w:rPr>
          </w:pPr>
          <w:sdt>
            <w:sdtPr>
              <w:id w:val="559120169"/>
              <w:tag w:val="goog_rdk_2018"/>
            </w:sdtPr>
            <w:sdtContent>
              <w:ins w:author="Rossi Rossi" w:id="18" w:date="2026-09-22T06:56:59Z">
                <w:sdt>
                  <w:sdtPr>
                    <w:id w:val="909193279"/>
                    <w:tag w:val="goog_rdk_2019"/>
                  </w:sdtPr>
                  <w:sdtContent>
                    <w:del w:author="Rossi Rossi" w:id="18" w:date="2026-09-22T06:56:59Z"/>
                  </w:sdtContent>
                </w:sdt>
              </w:ins>
              <w:sdt>
                <w:sdtPr>
                  <w:id w:val="-1371888187"/>
                  <w:tag w:val="goog_rdk_2020"/>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resources.</w:delText>
                      </w:r>
                    </w:del>
                  </w:ins>
                </w:sdtContent>
              </w:sdt>
              <w:ins w:author="Rossi Rossi" w:id="18" w:date="2026-09-22T06:56:59Z">
                <w:del w:author="Rossi Rossi" w:id="18" w:date="2026-09-22T06:56:59Z"/>
              </w:ins>
            </w:sdtContent>
          </w:sdt>
        </w:p>
      </w:sdtContent>
    </w:sdt>
    <w:sdt>
      <w:sdtPr>
        <w:id w:val="970154683"/>
        <w:tag w:val="goog_rdk_2025"/>
      </w:sdtPr>
      <w:sdtContent>
        <w:p w:rsidR="00000000" w:rsidDel="00000000" w:rsidP="00000000" w:rsidRDefault="00000000" w:rsidRPr="00000000" w14:paraId="000002AE">
          <w:pPr>
            <w:numPr>
              <w:ilvl w:val="1"/>
              <w:numId w:val="6"/>
            </w:numPr>
            <w:ind w:left="502" w:hanging="360"/>
            <w:rPr>
              <w:ins w:author="Rossi Rossi" w:id="18" w:date="2026-09-22T06:56:59Z"/>
              <w:del w:author="Rossi Rossi" w:id="18" w:date="2026-09-22T06:56:59Z"/>
            </w:rPr>
          </w:pPr>
          <w:sdt>
            <w:sdtPr>
              <w:id w:val="1712637385"/>
              <w:tag w:val="goog_rdk_2022"/>
            </w:sdtPr>
            <w:sdtContent>
              <w:ins w:author="Rossi Rossi" w:id="18" w:date="2026-09-22T06:56:59Z">
                <w:sdt>
                  <w:sdtPr>
                    <w:id w:val="779312496"/>
                    <w:tag w:val="goog_rdk_2023"/>
                  </w:sdtPr>
                  <w:sdtContent>
                    <w:del w:author="Rossi Rossi" w:id="18" w:date="2026-09-22T06:56:59Z"/>
                  </w:sdtContent>
                </w:sdt>
              </w:ins>
              <w:sdt>
                <w:sdtPr>
                  <w:id w:val="-2132069874"/>
                  <w:tag w:val="goog_rdk_2024"/>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1499320587"/>
        <w:tag w:val="goog_rdk_2029"/>
      </w:sdtPr>
      <w:sdtContent>
        <w:p w:rsidR="00000000" w:rsidDel="00000000" w:rsidP="00000000" w:rsidRDefault="00000000" w:rsidRPr="00000000" w14:paraId="000002AF">
          <w:pPr>
            <w:numPr>
              <w:ilvl w:val="1"/>
              <w:numId w:val="6"/>
            </w:numPr>
            <w:ind w:left="502" w:hanging="360"/>
            <w:rPr>
              <w:ins w:author="Rossi Rossi" w:id="18" w:date="2026-09-22T06:56:59Z"/>
              <w:del w:author="Rossi Rossi" w:id="18" w:date="2026-09-22T06:56:59Z"/>
            </w:rPr>
          </w:pPr>
          <w:sdt>
            <w:sdtPr>
              <w:id w:val="-2024294524"/>
              <w:tag w:val="goog_rdk_2026"/>
            </w:sdtPr>
            <w:sdtContent>
              <w:ins w:author="Rossi Rossi" w:id="18" w:date="2026-09-22T06:56:59Z">
                <w:sdt>
                  <w:sdtPr>
                    <w:id w:val="1734419824"/>
                    <w:tag w:val="goog_rdk_2027"/>
                  </w:sdtPr>
                  <w:sdtContent>
                    <w:del w:author="Rossi Rossi" w:id="18" w:date="2026-09-22T06:56:59Z"/>
                  </w:sdtContent>
                </w:sdt>
              </w:ins>
              <w:sdt>
                <w:sdtPr>
                  <w:id w:val="-229282593"/>
                  <w:tag w:val="goog_rdk_2028"/>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Critical security rules</w:delText>
                      </w:r>
                    </w:del>
                  </w:ins>
                </w:sdtContent>
              </w:sdt>
              <w:ins w:author="Rossi Rossi" w:id="18" w:date="2026-09-22T06:56:59Z">
                <w:del w:author="Rossi Rossi" w:id="18" w:date="2026-09-22T06:56:59Z"/>
              </w:ins>
            </w:sdtContent>
          </w:sdt>
        </w:p>
      </w:sdtContent>
    </w:sdt>
    <w:sdt>
      <w:sdtPr>
        <w:id w:val="1589475266"/>
        <w:tag w:val="goog_rdk_2033"/>
      </w:sdtPr>
      <w:sdtContent>
        <w:p w:rsidR="00000000" w:rsidDel="00000000" w:rsidP="00000000" w:rsidRDefault="00000000" w:rsidRPr="00000000" w14:paraId="000002B0">
          <w:pPr>
            <w:numPr>
              <w:ilvl w:val="1"/>
              <w:numId w:val="6"/>
            </w:numPr>
            <w:ind w:left="502" w:hanging="360"/>
            <w:rPr>
              <w:ins w:author="Rossi Rossi" w:id="18" w:date="2026-09-22T06:56:59Z"/>
              <w:del w:author="Rossi Rossi" w:id="18" w:date="2026-09-22T06:56:59Z"/>
            </w:rPr>
          </w:pPr>
          <w:sdt>
            <w:sdtPr>
              <w:id w:val="541831490"/>
              <w:tag w:val="goog_rdk_2030"/>
            </w:sdtPr>
            <w:sdtContent>
              <w:ins w:author="Rossi Rossi" w:id="18" w:date="2026-09-22T06:56:59Z">
                <w:sdt>
                  <w:sdtPr>
                    <w:id w:val="2073058001"/>
                    <w:tag w:val="goog_rdk_2031"/>
                  </w:sdtPr>
                  <w:sdtContent>
                    <w:del w:author="Rossi Rossi" w:id="18" w:date="2026-09-22T06:56:59Z"/>
                  </w:sdtContent>
                </w:sdt>
              </w:ins>
              <w:sdt>
                <w:sdtPr>
                  <w:id w:val="1367176623"/>
                  <w:tag w:val="goog_rdk_2032"/>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1246929509"/>
        <w:tag w:val="goog_rdk_2037"/>
      </w:sdtPr>
      <w:sdtContent>
        <w:p w:rsidR="00000000" w:rsidDel="00000000" w:rsidP="00000000" w:rsidRDefault="00000000" w:rsidRPr="00000000" w14:paraId="000002B1">
          <w:pPr>
            <w:numPr>
              <w:ilvl w:val="1"/>
              <w:numId w:val="6"/>
            </w:numPr>
            <w:ind w:left="502" w:hanging="360"/>
            <w:rPr>
              <w:ins w:author="Rossi Rossi" w:id="18" w:date="2026-09-22T06:56:59Z"/>
              <w:del w:author="Rossi Rossi" w:id="18" w:date="2026-09-22T06:56:59Z"/>
            </w:rPr>
          </w:pPr>
          <w:sdt>
            <w:sdtPr>
              <w:id w:val="-887903196"/>
              <w:tag w:val="goog_rdk_2034"/>
            </w:sdtPr>
            <w:sdtContent>
              <w:ins w:author="Rossi Rossi" w:id="18" w:date="2026-09-22T06:56:59Z">
                <w:sdt>
                  <w:sdtPr>
                    <w:id w:val="-1133536076"/>
                    <w:tag w:val="goog_rdk_2035"/>
                  </w:sdtPr>
                  <w:sdtContent>
                    <w:del w:author="Rossi Rossi" w:id="18" w:date="2026-09-22T06:56:59Z"/>
                  </w:sdtContent>
                </w:sdt>
              </w:ins>
              <w:sdt>
                <w:sdtPr>
                  <w:id w:val="-857222659"/>
                  <w:tag w:val="goog_rdk_2036"/>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**Keep keys confidential**: Never check API keys into source control systems like Git.</w:delText>
                      </w:r>
                    </w:del>
                  </w:ins>
                </w:sdtContent>
              </w:sdt>
              <w:ins w:author="Rossi Rossi" w:id="18" w:date="2026-09-22T06:56:59Z">
                <w:del w:author="Rossi Rossi" w:id="18" w:date="2026-09-22T06:56:59Z"/>
              </w:ins>
            </w:sdtContent>
          </w:sdt>
        </w:p>
      </w:sdtContent>
    </w:sdt>
    <w:sdt>
      <w:sdtPr>
        <w:id w:val="-1093433738"/>
        <w:tag w:val="goog_rdk_2041"/>
      </w:sdtPr>
      <w:sdtContent>
        <w:p w:rsidR="00000000" w:rsidDel="00000000" w:rsidP="00000000" w:rsidRDefault="00000000" w:rsidRPr="00000000" w14:paraId="000002B2">
          <w:pPr>
            <w:numPr>
              <w:ilvl w:val="1"/>
              <w:numId w:val="6"/>
            </w:numPr>
            <w:ind w:left="502" w:hanging="360"/>
            <w:rPr>
              <w:ins w:author="Rossi Rossi" w:id="18" w:date="2026-09-22T06:56:59Z"/>
              <w:del w:author="Rossi Rossi" w:id="18" w:date="2026-09-22T06:56:59Z"/>
            </w:rPr>
          </w:pPr>
          <w:sdt>
            <w:sdtPr>
              <w:id w:val="793102030"/>
              <w:tag w:val="goog_rdk_2038"/>
            </w:sdtPr>
            <w:sdtContent>
              <w:ins w:author="Rossi Rossi" w:id="18" w:date="2026-09-22T06:56:59Z">
                <w:sdt>
                  <w:sdtPr>
                    <w:id w:val="-931586146"/>
                    <w:tag w:val="goog_rdk_2039"/>
                  </w:sdtPr>
                  <w:sdtContent>
                    <w:del w:author="Rossi Rossi" w:id="18" w:date="2026-09-22T06:56:59Z"/>
                  </w:sdtContent>
                </w:sdt>
              </w:ins>
              <w:sdt>
                <w:sdtPr>
                  <w:id w:val="634399340"/>
                  <w:tag w:val="goog_rdk_2040"/>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**Never expose keys client-side in production**: Do not hardcode API keys directly in web or mobile apps. Keys compiled in client-side code can be extracted by users. To secure client-side apps, run a backend proxy server to make the actual API calls.</w:delText>
                      </w:r>
                    </w:del>
                  </w:ins>
                </w:sdtContent>
              </w:sdt>
              <w:ins w:author="Rossi Rossi" w:id="18" w:date="2026-09-22T06:56:59Z">
                <w:del w:author="Rossi Rossi" w:id="18" w:date="2026-09-22T06:56:59Z"/>
              </w:ins>
            </w:sdtContent>
          </w:sdt>
        </w:p>
      </w:sdtContent>
    </w:sdt>
    <w:sdt>
      <w:sdtPr>
        <w:id w:val="585692066"/>
        <w:tag w:val="goog_rdk_2045"/>
      </w:sdtPr>
      <w:sdtContent>
        <w:p w:rsidR="00000000" w:rsidDel="00000000" w:rsidP="00000000" w:rsidRDefault="00000000" w:rsidRPr="00000000" w14:paraId="000002B3">
          <w:pPr>
            <w:numPr>
              <w:ilvl w:val="1"/>
              <w:numId w:val="6"/>
            </w:numPr>
            <w:ind w:left="502" w:hanging="360"/>
            <w:rPr>
              <w:ins w:author="Rossi Rossi" w:id="18" w:date="2026-09-22T06:56:59Z"/>
              <w:del w:author="Rossi Rossi" w:id="18" w:date="2026-09-22T06:56:59Z"/>
            </w:rPr>
          </w:pPr>
          <w:sdt>
            <w:sdtPr>
              <w:id w:val="872704909"/>
              <w:tag w:val="goog_rdk_2042"/>
            </w:sdtPr>
            <w:sdtContent>
              <w:ins w:author="Rossi Rossi" w:id="18" w:date="2026-09-22T06:56:59Z">
                <w:sdt>
                  <w:sdtPr>
                    <w:id w:val="1400967023"/>
                    <w:tag w:val="goog_rdk_2043"/>
                  </w:sdtPr>
                  <w:sdtContent>
                    <w:del w:author="Rossi Rossi" w:id="18" w:date="2026-09-22T06:56:59Z"/>
                  </w:sdtContent>
                </w:sdt>
              </w:ins>
              <w:sdt>
                <w:sdtPr>
                  <w:id w:val="1552885533"/>
                  <w:tag w:val="goog_rdk_2044"/>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1858756004"/>
        <w:tag w:val="goog_rdk_2049"/>
      </w:sdtPr>
      <w:sdtContent>
        <w:p w:rsidR="00000000" w:rsidDel="00000000" w:rsidP="00000000" w:rsidRDefault="00000000" w:rsidRPr="00000000" w14:paraId="000002B4">
          <w:pPr>
            <w:numPr>
              <w:ilvl w:val="1"/>
              <w:numId w:val="6"/>
            </w:numPr>
            <w:ind w:left="502" w:hanging="360"/>
            <w:rPr>
              <w:ins w:author="Rossi Rossi" w:id="18" w:date="2026-09-22T06:56:59Z"/>
              <w:del w:author="Rossi Rossi" w:id="18" w:date="2026-09-22T06:56:59Z"/>
            </w:rPr>
          </w:pPr>
          <w:sdt>
            <w:sdtPr>
              <w:id w:val="-9281590"/>
              <w:tag w:val="goog_rdk_2046"/>
            </w:sdtPr>
            <w:sdtContent>
              <w:ins w:author="Rossi Rossi" w:id="18" w:date="2026-09-22T06:56:59Z">
                <w:sdt>
                  <w:sdtPr>
                    <w:id w:val="-832589806"/>
                    <w:tag w:val="goog_rdk_2047"/>
                  </w:sdtPr>
                  <w:sdtContent>
                    <w:del w:author="Rossi Rossi" w:id="18" w:date="2026-09-22T06:56:59Z"/>
                  </w:sdtContent>
                </w:sdt>
              </w:ins>
              <w:sdt>
                <w:sdtPr>
                  <w:id w:val="1731820023"/>
                  <w:tag w:val="goog_rdk_2048"/>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Secret management best practices</w:delText>
                      </w:r>
                    </w:del>
                  </w:ins>
                </w:sdtContent>
              </w:sdt>
              <w:ins w:author="Rossi Rossi" w:id="18" w:date="2026-09-22T06:56:59Z">
                <w:del w:author="Rossi Rossi" w:id="18" w:date="2026-09-22T06:56:59Z"/>
              </w:ins>
            </w:sdtContent>
          </w:sdt>
        </w:p>
      </w:sdtContent>
    </w:sdt>
    <w:sdt>
      <w:sdtPr>
        <w:id w:val="833347841"/>
        <w:tag w:val="goog_rdk_2053"/>
      </w:sdtPr>
      <w:sdtContent>
        <w:p w:rsidR="00000000" w:rsidDel="00000000" w:rsidP="00000000" w:rsidRDefault="00000000" w:rsidRPr="00000000" w14:paraId="000002B5">
          <w:pPr>
            <w:numPr>
              <w:ilvl w:val="1"/>
              <w:numId w:val="6"/>
            </w:numPr>
            <w:ind w:left="502" w:hanging="360"/>
            <w:rPr>
              <w:ins w:author="Rossi Rossi" w:id="18" w:date="2026-09-22T06:56:59Z"/>
              <w:del w:author="Rossi Rossi" w:id="18" w:date="2026-09-22T06:56:59Z"/>
            </w:rPr>
          </w:pPr>
          <w:sdt>
            <w:sdtPr>
              <w:id w:val="-280935058"/>
              <w:tag w:val="goog_rdk_2050"/>
            </w:sdtPr>
            <w:sdtContent>
              <w:ins w:author="Rossi Rossi" w:id="18" w:date="2026-09-22T06:56:59Z">
                <w:sdt>
                  <w:sdtPr>
                    <w:id w:val="-620777747"/>
                    <w:tag w:val="goog_rdk_2051"/>
                  </w:sdtPr>
                  <w:sdtContent>
                    <w:del w:author="Rossi Rossi" w:id="18" w:date="2026-09-22T06:56:59Z"/>
                  </w:sdtContent>
                </w:sdt>
              </w:ins>
              <w:sdt>
                <w:sdtPr>
                  <w:id w:val="-14393905"/>
                  <w:tag w:val="goog_rdk_2052"/>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615352370"/>
        <w:tag w:val="goog_rdk_2057"/>
      </w:sdtPr>
      <w:sdtContent>
        <w:p w:rsidR="00000000" w:rsidDel="00000000" w:rsidP="00000000" w:rsidRDefault="00000000" w:rsidRPr="00000000" w14:paraId="000002B6">
          <w:pPr>
            <w:numPr>
              <w:ilvl w:val="1"/>
              <w:numId w:val="6"/>
            </w:numPr>
            <w:ind w:left="502" w:hanging="360"/>
            <w:rPr>
              <w:ins w:author="Rossi Rossi" w:id="18" w:date="2026-09-22T06:56:59Z"/>
              <w:del w:author="Rossi Rossi" w:id="18" w:date="2026-09-22T06:56:59Z"/>
            </w:rPr>
          </w:pPr>
          <w:sdt>
            <w:sdtPr>
              <w:id w:val="734289300"/>
              <w:tag w:val="goog_rdk_2054"/>
            </w:sdtPr>
            <w:sdtContent>
              <w:ins w:author="Rossi Rossi" w:id="18" w:date="2026-09-22T06:56:59Z">
                <w:sdt>
                  <w:sdtPr>
                    <w:id w:val="1663913209"/>
                    <w:tag w:val="goog_rdk_2055"/>
                  </w:sdtPr>
                  <w:sdtContent>
                    <w:del w:author="Rossi Rossi" w:id="18" w:date="2026-09-22T06:56:59Z"/>
                  </w:sdtContent>
                </w:sdt>
              </w:ins>
              <w:sdt>
                <w:sdtPr>
                  <w:id w:val="-1878384929"/>
                  <w:tag w:val="goog_rdk_2056"/>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**Environment variables**: Read keys from environment variables rather than configuration files.</w:delText>
                      </w:r>
                    </w:del>
                  </w:ins>
                </w:sdtContent>
              </w:sdt>
              <w:ins w:author="Rossi Rossi" w:id="18" w:date="2026-09-22T06:56:59Z">
                <w:del w:author="Rossi Rossi" w:id="18" w:date="2026-09-22T06:56:59Z"/>
              </w:ins>
            </w:sdtContent>
          </w:sdt>
        </w:p>
      </w:sdtContent>
    </w:sdt>
    <w:sdt>
      <w:sdtPr>
        <w:id w:val="640253927"/>
        <w:tag w:val="goog_rdk_2061"/>
      </w:sdtPr>
      <w:sdtContent>
        <w:p w:rsidR="00000000" w:rsidDel="00000000" w:rsidP="00000000" w:rsidRDefault="00000000" w:rsidRPr="00000000" w14:paraId="000002B7">
          <w:pPr>
            <w:numPr>
              <w:ilvl w:val="1"/>
              <w:numId w:val="6"/>
            </w:numPr>
            <w:ind w:left="502" w:hanging="360"/>
            <w:rPr>
              <w:ins w:author="Rossi Rossi" w:id="18" w:date="2026-09-22T06:56:59Z"/>
              <w:del w:author="Rossi Rossi" w:id="18" w:date="2026-09-22T06:56:59Z"/>
            </w:rPr>
          </w:pPr>
          <w:sdt>
            <w:sdtPr>
              <w:id w:val="1351063994"/>
              <w:tag w:val="goog_rdk_2058"/>
            </w:sdtPr>
            <w:sdtContent>
              <w:ins w:author="Rossi Rossi" w:id="18" w:date="2026-09-22T06:56:59Z">
                <w:sdt>
                  <w:sdtPr>
                    <w:id w:val="1168330688"/>
                    <w:tag w:val="goog_rdk_2059"/>
                  </w:sdtPr>
                  <w:sdtContent>
                    <w:del w:author="Rossi Rossi" w:id="18" w:date="2026-09-22T06:56:59Z"/>
                  </w:sdtContent>
                </w:sdt>
              </w:ins>
              <w:sdt>
                <w:sdtPr>
                  <w:id w:val="-2008846731"/>
                  <w:tag w:val="goog_rdk_2060"/>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**Secret Manager** : For production, store your keys in a secure secret store such as [Google Cloud Secret Manager](https://cloud.google.com/secret-manager).</w:delText>
                      </w:r>
                    </w:del>
                  </w:ins>
                </w:sdtContent>
              </w:sdt>
              <w:ins w:author="Rossi Rossi" w:id="18" w:date="2026-09-22T06:56:59Z">
                <w:del w:author="Rossi Rossi" w:id="18" w:date="2026-09-22T06:56:59Z"/>
              </w:ins>
            </w:sdtContent>
          </w:sdt>
        </w:p>
      </w:sdtContent>
    </w:sdt>
    <w:sdt>
      <w:sdtPr>
        <w:id w:val="-768327253"/>
        <w:tag w:val="goog_rdk_2065"/>
      </w:sdtPr>
      <w:sdtContent>
        <w:p w:rsidR="00000000" w:rsidDel="00000000" w:rsidP="00000000" w:rsidRDefault="00000000" w:rsidRPr="00000000" w14:paraId="000002B8">
          <w:pPr>
            <w:numPr>
              <w:ilvl w:val="1"/>
              <w:numId w:val="6"/>
            </w:numPr>
            <w:ind w:left="502" w:hanging="360"/>
            <w:rPr>
              <w:ins w:author="Rossi Rossi" w:id="18" w:date="2026-09-22T06:56:59Z"/>
              <w:del w:author="Rossi Rossi" w:id="18" w:date="2026-09-22T06:56:59Z"/>
            </w:rPr>
          </w:pPr>
          <w:sdt>
            <w:sdtPr>
              <w:id w:val="1596801176"/>
              <w:tag w:val="goog_rdk_2062"/>
            </w:sdtPr>
            <w:sdtContent>
              <w:ins w:author="Rossi Rossi" w:id="18" w:date="2026-09-22T06:56:59Z">
                <w:sdt>
                  <w:sdtPr>
                    <w:id w:val="1409214138"/>
                    <w:tag w:val="goog_rdk_2063"/>
                  </w:sdtPr>
                  <w:sdtContent>
                    <w:del w:author="Rossi Rossi" w:id="18" w:date="2026-09-22T06:56:59Z"/>
                  </w:sdtContent>
                </w:sdt>
              </w:ins>
              <w:sdt>
                <w:sdtPr>
                  <w:id w:val="-1255106886"/>
                  <w:tag w:val="goog_rdk_2064"/>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**Billing alerts**: Set up billing alerts in the Google Cloud Console to notify you if usage or costs spike.</w:delText>
                      </w:r>
                    </w:del>
                  </w:ins>
                </w:sdtContent>
              </w:sdt>
              <w:ins w:author="Rossi Rossi" w:id="18" w:date="2026-09-22T06:56:59Z">
                <w:del w:author="Rossi Rossi" w:id="18" w:date="2026-09-22T06:56:59Z"/>
              </w:ins>
            </w:sdtContent>
          </w:sdt>
        </w:p>
      </w:sdtContent>
    </w:sdt>
    <w:sdt>
      <w:sdtPr>
        <w:id w:val="2071871320"/>
        <w:tag w:val="goog_rdk_2069"/>
      </w:sdtPr>
      <w:sdtContent>
        <w:p w:rsidR="00000000" w:rsidDel="00000000" w:rsidP="00000000" w:rsidRDefault="00000000" w:rsidRPr="00000000" w14:paraId="000002B9">
          <w:pPr>
            <w:numPr>
              <w:ilvl w:val="1"/>
              <w:numId w:val="6"/>
            </w:numPr>
            <w:ind w:left="502" w:hanging="360"/>
            <w:rPr>
              <w:ins w:author="Rossi Rossi" w:id="18" w:date="2026-09-22T06:56:59Z"/>
              <w:del w:author="Rossi Rossi" w:id="18" w:date="2026-09-22T06:56:59Z"/>
            </w:rPr>
          </w:pPr>
          <w:sdt>
            <w:sdtPr>
              <w:id w:val="-1820148634"/>
              <w:tag w:val="goog_rdk_2066"/>
            </w:sdtPr>
            <w:sdtContent>
              <w:ins w:author="Rossi Rossi" w:id="18" w:date="2026-09-22T06:56:59Z">
                <w:sdt>
                  <w:sdtPr>
                    <w:id w:val="1874585874"/>
                    <w:tag w:val="goog_rdk_2067"/>
                  </w:sdtPr>
                  <w:sdtContent>
                    <w:del w:author="Rossi Rossi" w:id="18" w:date="2026-09-22T06:56:59Z"/>
                  </w:sdtContent>
                </w:sdt>
              </w:ins>
              <w:sdt>
                <w:sdtPr>
                  <w:id w:val="96457564"/>
                  <w:tag w:val="goog_rdk_2068"/>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1772659833"/>
        <w:tag w:val="goog_rdk_2073"/>
      </w:sdtPr>
      <w:sdtContent>
        <w:p w:rsidR="00000000" w:rsidDel="00000000" w:rsidP="00000000" w:rsidRDefault="00000000" w:rsidRPr="00000000" w14:paraId="000002BA">
          <w:pPr>
            <w:numPr>
              <w:ilvl w:val="1"/>
              <w:numId w:val="6"/>
            </w:numPr>
            <w:ind w:left="502" w:hanging="360"/>
            <w:rPr>
              <w:ins w:author="Rossi Rossi" w:id="18" w:date="2026-09-22T06:56:59Z"/>
              <w:del w:author="Rossi Rossi" w:id="18" w:date="2026-09-22T06:56:59Z"/>
            </w:rPr>
          </w:pPr>
          <w:sdt>
            <w:sdtPr>
              <w:id w:val="244798551"/>
              <w:tag w:val="goog_rdk_2070"/>
            </w:sdtPr>
            <w:sdtContent>
              <w:ins w:author="Rossi Rossi" w:id="18" w:date="2026-09-22T06:56:59Z">
                <w:sdt>
                  <w:sdtPr>
                    <w:id w:val="39789846"/>
                    <w:tag w:val="goog_rdk_2071"/>
                  </w:sdtPr>
                  <w:sdtContent>
                    <w:del w:author="Rossi Rossi" w:id="18" w:date="2026-09-22T06:56:59Z"/>
                  </w:sdtContent>
                </w:sdt>
              </w:ins>
              <w:sdt>
                <w:sdtPr>
                  <w:id w:val="1463575172"/>
                  <w:tag w:val="goog_rdk_2072"/>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Leak response checklist</w:delText>
                      </w:r>
                    </w:del>
                  </w:ins>
                </w:sdtContent>
              </w:sdt>
              <w:ins w:author="Rossi Rossi" w:id="18" w:date="2026-09-22T06:56:59Z">
                <w:del w:author="Rossi Rossi" w:id="18" w:date="2026-09-22T06:56:59Z"/>
              </w:ins>
            </w:sdtContent>
          </w:sdt>
        </w:p>
      </w:sdtContent>
    </w:sdt>
    <w:sdt>
      <w:sdtPr>
        <w:id w:val="797369025"/>
        <w:tag w:val="goog_rdk_2077"/>
      </w:sdtPr>
      <w:sdtContent>
        <w:p w:rsidR="00000000" w:rsidDel="00000000" w:rsidP="00000000" w:rsidRDefault="00000000" w:rsidRPr="00000000" w14:paraId="000002BB">
          <w:pPr>
            <w:numPr>
              <w:ilvl w:val="1"/>
              <w:numId w:val="6"/>
            </w:numPr>
            <w:ind w:left="502" w:hanging="360"/>
            <w:rPr>
              <w:ins w:author="Rossi Rossi" w:id="18" w:date="2026-09-22T06:56:59Z"/>
              <w:del w:author="Rossi Rossi" w:id="18" w:date="2026-09-22T06:56:59Z"/>
            </w:rPr>
          </w:pPr>
          <w:sdt>
            <w:sdtPr>
              <w:id w:val="-899291526"/>
              <w:tag w:val="goog_rdk_2074"/>
            </w:sdtPr>
            <w:sdtContent>
              <w:ins w:author="Rossi Rossi" w:id="18" w:date="2026-09-22T06:56:59Z">
                <w:sdt>
                  <w:sdtPr>
                    <w:id w:val="-1882939271"/>
                    <w:tag w:val="goog_rdk_2075"/>
                  </w:sdtPr>
                  <w:sdtContent>
                    <w:del w:author="Rossi Rossi" w:id="18" w:date="2026-09-22T06:56:59Z"/>
                  </w:sdtContent>
                </w:sdt>
              </w:ins>
              <w:sdt>
                <w:sdtPr>
                  <w:id w:val="-1166274162"/>
                  <w:tag w:val="goog_rdk_2076"/>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345789512"/>
        <w:tag w:val="goog_rdk_2081"/>
      </w:sdtPr>
      <w:sdtContent>
        <w:p w:rsidR="00000000" w:rsidDel="00000000" w:rsidP="00000000" w:rsidRDefault="00000000" w:rsidRPr="00000000" w14:paraId="000002BC">
          <w:pPr>
            <w:numPr>
              <w:ilvl w:val="1"/>
              <w:numId w:val="6"/>
            </w:numPr>
            <w:ind w:left="502" w:hanging="360"/>
            <w:rPr>
              <w:ins w:author="Rossi Rossi" w:id="18" w:date="2026-09-22T06:56:59Z"/>
              <w:del w:author="Rossi Rossi" w:id="18" w:date="2026-09-22T06:56:59Z"/>
            </w:rPr>
          </w:pPr>
          <w:sdt>
            <w:sdtPr>
              <w:id w:val="211085051"/>
              <w:tag w:val="goog_rdk_2078"/>
            </w:sdtPr>
            <w:sdtContent>
              <w:ins w:author="Rossi Rossi" w:id="18" w:date="2026-09-22T06:56:59Z">
                <w:sdt>
                  <w:sdtPr>
                    <w:id w:val="1600388097"/>
                    <w:tag w:val="goog_rdk_2079"/>
                  </w:sdtPr>
                  <w:sdtContent>
                    <w:del w:author="Rossi Rossi" w:id="18" w:date="2026-09-22T06:56:59Z"/>
                  </w:sdtContent>
                </w:sdt>
              </w:ins>
              <w:sdt>
                <w:sdtPr>
                  <w:id w:val="-1722328638"/>
                  <w:tag w:val="goog_rdk_2080"/>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2038976374"/>
        <w:tag w:val="goog_rdk_2085"/>
      </w:sdtPr>
      <w:sdtContent>
        <w:p w:rsidR="00000000" w:rsidDel="00000000" w:rsidP="00000000" w:rsidRDefault="00000000" w:rsidRPr="00000000" w14:paraId="000002BD">
          <w:pPr>
            <w:numPr>
              <w:ilvl w:val="1"/>
              <w:numId w:val="6"/>
            </w:numPr>
            <w:ind w:left="502" w:hanging="360"/>
            <w:rPr>
              <w:ins w:author="Rossi Rossi" w:id="18" w:date="2026-09-22T06:56:59Z"/>
              <w:del w:author="Rossi Rossi" w:id="18" w:date="2026-09-22T06:56:59Z"/>
            </w:rPr>
          </w:pPr>
          <w:sdt>
            <w:sdtPr>
              <w:id w:val="355349995"/>
              <w:tag w:val="goog_rdk_2082"/>
            </w:sdtPr>
            <w:sdtContent>
              <w:ins w:author="Rossi Rossi" w:id="18" w:date="2026-09-22T06:56:59Z">
                <w:sdt>
                  <w:sdtPr>
                    <w:id w:val="75851966"/>
                    <w:tag w:val="goog_rdk_2083"/>
                  </w:sdtPr>
                  <w:sdtContent>
                    <w:del w:author="Rossi Rossi" w:id="18" w:date="2026-09-22T06:56:59Z"/>
                  </w:sdtContent>
                </w:sdt>
              </w:ins>
              <w:sdt>
                <w:sdtPr>
                  <w:id w:val="173691596"/>
                  <w:tag w:val="goog_rdk_2084"/>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If the key is shared with other Google APIs (not recommended), restrict it in</w:delText>
                      </w:r>
                    </w:del>
                  </w:ins>
                </w:sdtContent>
              </w:sdt>
              <w:ins w:author="Rossi Rossi" w:id="18" w:date="2026-09-22T06:56:59Z">
                <w:del w:author="Rossi Rossi" w:id="18" w:date="2026-09-22T06:56:59Z"/>
              </w:ins>
            </w:sdtContent>
          </w:sdt>
        </w:p>
      </w:sdtContent>
    </w:sdt>
    <w:sdt>
      <w:sdtPr>
        <w:id w:val="175875203"/>
        <w:tag w:val="goog_rdk_2089"/>
      </w:sdtPr>
      <w:sdtContent>
        <w:p w:rsidR="00000000" w:rsidDel="00000000" w:rsidP="00000000" w:rsidRDefault="00000000" w:rsidRPr="00000000" w14:paraId="000002BE">
          <w:pPr>
            <w:numPr>
              <w:ilvl w:val="1"/>
              <w:numId w:val="6"/>
            </w:numPr>
            <w:ind w:left="502" w:hanging="360"/>
            <w:rPr>
              <w:ins w:author="Rossi Rossi" w:id="18" w:date="2026-09-22T06:56:59Z"/>
              <w:del w:author="Rossi Rossi" w:id="18" w:date="2026-09-22T06:56:59Z"/>
            </w:rPr>
          </w:pPr>
          <w:sdt>
            <w:sdtPr>
              <w:id w:val="305828772"/>
              <w:tag w:val="goog_rdk_2086"/>
            </w:sdtPr>
            <w:sdtContent>
              <w:ins w:author="Rossi Rossi" w:id="18" w:date="2026-09-22T06:56:59Z">
                <w:sdt>
                  <w:sdtPr>
                    <w:id w:val="605409592"/>
                    <w:tag w:val="goog_rdk_2087"/>
                  </w:sdtPr>
                  <w:sdtContent>
                    <w:del w:author="Rossi Rossi" w:id="18" w:date="2026-09-22T06:56:59Z"/>
                  </w:sdtContent>
                </w:sdt>
              </w:ins>
              <w:sdt>
                <w:sdtPr>
                  <w:id w:val="2064321188"/>
                  <w:tag w:val="goog_rdk_2088"/>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the Cloud Console. **Note: Gemini API requests using this key will fail after</w:delText>
                      </w:r>
                    </w:del>
                  </w:ins>
                </w:sdtContent>
              </w:sdt>
              <w:ins w:author="Rossi Rossi" w:id="18" w:date="2026-09-22T06:56:59Z">
                <w:del w:author="Rossi Rossi" w:id="18" w:date="2026-09-22T06:56:59Z"/>
              </w:ins>
            </w:sdtContent>
          </w:sdt>
        </w:p>
      </w:sdtContent>
    </w:sdt>
    <w:sdt>
      <w:sdtPr>
        <w:id w:val="418244647"/>
        <w:tag w:val="goog_rdk_2093"/>
      </w:sdtPr>
      <w:sdtContent>
        <w:p w:rsidR="00000000" w:rsidDel="00000000" w:rsidP="00000000" w:rsidRDefault="00000000" w:rsidRPr="00000000" w14:paraId="000002BF">
          <w:pPr>
            <w:numPr>
              <w:ilvl w:val="1"/>
              <w:numId w:val="6"/>
            </w:numPr>
            <w:ind w:left="502" w:hanging="360"/>
            <w:rPr>
              <w:ins w:author="Rossi Rossi" w:id="18" w:date="2026-09-22T06:56:59Z"/>
              <w:del w:author="Rossi Rossi" w:id="18" w:date="2026-09-22T06:56:59Z"/>
            </w:rPr>
          </w:pPr>
          <w:sdt>
            <w:sdtPr>
              <w:id w:val="1126351255"/>
              <w:tag w:val="goog_rdk_2090"/>
            </w:sdtPr>
            <w:sdtContent>
              <w:ins w:author="Rossi Rossi" w:id="18" w:date="2026-09-22T06:56:59Z">
                <w:sdt>
                  <w:sdtPr>
                    <w:id w:val="591998664"/>
                    <w:tag w:val="goog_rdk_2091"/>
                  </w:sdtPr>
                  <w:sdtContent>
                    <w:del w:author="Rossi Rossi" w:id="18" w:date="2026-09-22T06:56:59Z"/>
                  </w:sdtContent>
                </w:sdt>
              </w:ins>
              <w:sdt>
                <w:sdtPr>
                  <w:id w:val="1010568705"/>
                  <w:tag w:val="goog_rdk_2092"/>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these restrictions are applied.**</w:delText>
                      </w:r>
                    </w:del>
                  </w:ins>
                </w:sdtContent>
              </w:sdt>
              <w:ins w:author="Rossi Rossi" w:id="18" w:date="2026-09-22T06:56:59Z">
                <w:del w:author="Rossi Rossi" w:id="18" w:date="2026-09-22T06:56:59Z"/>
              </w:ins>
            </w:sdtContent>
          </w:sdt>
        </w:p>
      </w:sdtContent>
    </w:sdt>
    <w:sdt>
      <w:sdtPr>
        <w:id w:val="503266782"/>
        <w:tag w:val="goog_rdk_2097"/>
      </w:sdtPr>
      <w:sdtContent>
        <w:p w:rsidR="00000000" w:rsidDel="00000000" w:rsidP="00000000" w:rsidRDefault="00000000" w:rsidRPr="00000000" w14:paraId="000002C0">
          <w:pPr>
            <w:numPr>
              <w:ilvl w:val="1"/>
              <w:numId w:val="6"/>
            </w:numPr>
            <w:ind w:left="502" w:hanging="360"/>
            <w:rPr>
              <w:ins w:author="Rossi Rossi" w:id="18" w:date="2026-09-22T06:56:59Z"/>
              <w:del w:author="Rossi Rossi" w:id="18" w:date="2026-09-22T06:56:59Z"/>
            </w:rPr>
          </w:pPr>
          <w:sdt>
            <w:sdtPr>
              <w:id w:val="-1965384692"/>
              <w:tag w:val="goog_rdk_2094"/>
            </w:sdtPr>
            <w:sdtContent>
              <w:ins w:author="Rossi Rossi" w:id="18" w:date="2026-09-22T06:56:59Z">
                <w:sdt>
                  <w:sdtPr>
                    <w:id w:val="1120284631"/>
                    <w:tag w:val="goog_rdk_2095"/>
                  </w:sdtPr>
                  <w:sdtContent>
                    <w:del w:author="Rossi Rossi" w:id="18" w:date="2026-09-22T06:56:59Z"/>
                  </w:sdtContent>
                </w:sdt>
              </w:ins>
              <w:sdt>
                <w:sdtPr>
                  <w:id w:val="-941085655"/>
                  <w:tag w:val="goog_rdk_2096"/>
                </w:sdtPr>
                <w:sdtContent>
                  <w:ins w:author="Rossi Rossi" w:id="18" w:date="2026-09-22T06:56:59Z">
                    <w:del w:author="Rossi Rossi" w:id="18" w:date="2026-09-22T06:56:59Z">
                      <w:r w:rsidDel="00000000" w:rsidR="00000000" w:rsidRPr="00000000">
                        <w:rPr>
                          <w:rtl w:val="0"/>
                        </w:rPr>
                      </w:r>
                    </w:del>
                  </w:ins>
                </w:sdtContent>
              </w:sdt>
              <w:ins w:author="Rossi Rossi" w:id="18" w:date="2026-09-22T06:56:59Z">
                <w:del w:author="Rossi Rossi" w:id="18" w:date="2026-09-22T06:56:59Z"/>
              </w:ins>
            </w:sdtContent>
          </w:sdt>
        </w:p>
      </w:sdtContent>
    </w:sdt>
    <w:sdt>
      <w:sdtPr>
        <w:id w:val="-1717273461"/>
        <w:tag w:val="goog_rdk_2101"/>
      </w:sdtPr>
      <w:sdtContent>
        <w:p w:rsidR="00000000" w:rsidDel="00000000" w:rsidP="00000000" w:rsidRDefault="00000000" w:rsidRPr="00000000" w14:paraId="000002C1">
          <w:pPr>
            <w:numPr>
              <w:ilvl w:val="1"/>
              <w:numId w:val="6"/>
            </w:numPr>
            <w:ind w:left="502" w:hanging="360"/>
            <w:rPr>
              <w:ins w:author="Rossi Rossi" w:id="18" w:date="2026-09-22T06:56:59Z"/>
              <w:del w:author="Rossi Rossi" w:id="18" w:date="2026-09-22T06:56:59Z"/>
            </w:rPr>
          </w:pPr>
          <w:sdt>
            <w:sdtPr>
              <w:id w:val="-1637304150"/>
              <w:tag w:val="goog_rdk_2098"/>
            </w:sdtPr>
            <w:sdtContent>
              <w:ins w:author="Rossi Rossi" w:id="18" w:date="2026-09-22T06:56:59Z">
                <w:sdt>
                  <w:sdtPr>
                    <w:id w:val="284071960"/>
                    <w:tag w:val="goog_rdk_2099"/>
                  </w:sdtPr>
                  <w:sdtContent>
                    <w:del w:author="Rossi Rossi" w:id="18" w:date="2026-09-22T06:56:59Z"/>
                  </w:sdtContent>
                </w:sdt>
              </w:ins>
              <w:sdt>
                <w:sdtPr>
                  <w:id w:val="960938566"/>
                  <w:tag w:val="goog_rdk_2100"/>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1. Visit the [Google Cloud Console Credentials page](https://console.cloud.google.com/apis/credentials).</w:delText>
                      </w:r>
                    </w:del>
                  </w:ins>
                </w:sdtContent>
              </w:sdt>
              <w:ins w:author="Rossi Rossi" w:id="18" w:date="2026-09-22T06:56:59Z">
                <w:del w:author="Rossi Rossi" w:id="18" w:date="2026-09-22T06:56:59Z"/>
              </w:ins>
            </w:sdtContent>
          </w:sdt>
        </w:p>
      </w:sdtContent>
    </w:sdt>
    <w:sdt>
      <w:sdtPr>
        <w:id w:val="736847709"/>
        <w:tag w:val="goog_rdk_2105"/>
      </w:sdtPr>
      <w:sdtContent>
        <w:p w:rsidR="00000000" w:rsidDel="00000000" w:rsidP="00000000" w:rsidRDefault="00000000" w:rsidRPr="00000000" w14:paraId="000002C2">
          <w:pPr>
            <w:numPr>
              <w:ilvl w:val="1"/>
              <w:numId w:val="6"/>
            </w:numPr>
            <w:ind w:left="502" w:hanging="360"/>
            <w:rPr>
              <w:ins w:author="Rossi Rossi" w:id="18" w:date="2026-09-22T06:56:59Z"/>
              <w:del w:author="Rossi Rossi" w:id="18" w:date="2026-09-22T06:56:59Z"/>
            </w:rPr>
          </w:pPr>
          <w:sdt>
            <w:sdtPr>
              <w:id w:val="982995503"/>
              <w:tag w:val="goog_rdk_2102"/>
            </w:sdtPr>
            <w:sdtContent>
              <w:ins w:author="Rossi Rossi" w:id="18" w:date="2026-09-22T06:56:59Z">
                <w:sdt>
                  <w:sdtPr>
                    <w:id w:val="-2126769854"/>
                    <w:tag w:val="goog_rdk_2103"/>
                  </w:sdtPr>
                  <w:sdtContent>
                    <w:del w:author="Rossi Rossi" w:id="18" w:date="2026-09-22T06:56:59Z"/>
                  </w:sdtContent>
                </w:sdt>
              </w:ins>
              <w:sdt>
                <w:sdtPr>
                  <w:id w:val="510009031"/>
                  <w:tag w:val="goog_rdk_2104"/>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2. Select the project and the API key.</w:delText>
                      </w:r>
                    </w:del>
                  </w:ins>
                </w:sdtContent>
              </w:sdt>
              <w:ins w:author="Rossi Rossi" w:id="18" w:date="2026-09-22T06:56:59Z">
                <w:del w:author="Rossi Rossi" w:id="18" w:date="2026-09-22T06:56:59Z"/>
              </w:ins>
            </w:sdtContent>
          </w:sdt>
        </w:p>
      </w:sdtContent>
    </w:sdt>
    <w:sdt>
      <w:sdtPr>
        <w:id w:val="1943521017"/>
        <w:tag w:val="goog_rdk_2109"/>
      </w:sdtPr>
      <w:sdtContent>
        <w:p w:rsidR="00000000" w:rsidDel="00000000" w:rsidP="00000000" w:rsidRDefault="00000000" w:rsidRPr="00000000" w14:paraId="000002C3">
          <w:pPr>
            <w:numPr>
              <w:ilvl w:val="1"/>
              <w:numId w:val="6"/>
            </w:numPr>
            <w:ind w:left="502" w:hanging="360"/>
            <w:rPr>
              <w:ins w:author="Rossi Rossi" w:id="18" w:date="2026-09-22T06:56:59Z"/>
              <w:del w:author="Rossi Rossi" w:id="18" w:date="2026-09-22T06:56:59Z"/>
            </w:rPr>
          </w:pPr>
          <w:sdt>
            <w:sdtPr>
              <w:id w:val="-675179243"/>
              <w:tag w:val="goog_rdk_2106"/>
            </w:sdtPr>
            <w:sdtContent>
              <w:ins w:author="Rossi Rossi" w:id="18" w:date="2026-09-22T06:56:59Z">
                <w:sdt>
                  <w:sdtPr>
                    <w:id w:val="1893289531"/>
                    <w:tag w:val="goog_rdk_2107"/>
                  </w:sdtPr>
                  <w:sdtContent>
                    <w:del w:author="Rossi Rossi" w:id="18" w:date="2026-09-22T06:56:59Z"/>
                  </w:sdtContent>
                </w:sdt>
              </w:ins>
              <w:sdt>
                <w:sdtPr>
                  <w:id w:val="-891044000"/>
                  <w:tag w:val="goog_rdk_2108"/>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3. Under **API restrictions** , use the **Select API restrictions** drop-down to select the APIs you want this key to access. Do not select the **Generative</w:delText>
                      </w:r>
                    </w:del>
                  </w:ins>
                </w:sdtContent>
              </w:sdt>
              <w:ins w:author="Rossi Rossi" w:id="18" w:date="2026-09-22T06:56:59Z">
                <w:del w:author="Rossi Rossi" w:id="18" w:date="2026-09-22T06:56:59Z"/>
              </w:ins>
            </w:sdtContent>
          </w:sdt>
        </w:p>
      </w:sdtContent>
    </w:sdt>
    <w:sdt>
      <w:sdtPr>
        <w:id w:val="-1827205366"/>
        <w:tag w:val="goog_rdk_2113"/>
      </w:sdtPr>
      <w:sdtContent>
        <w:p w:rsidR="00000000" w:rsidDel="00000000" w:rsidP="00000000" w:rsidRDefault="00000000" w:rsidRPr="00000000" w14:paraId="000002C4">
          <w:pPr>
            <w:numPr>
              <w:ilvl w:val="1"/>
              <w:numId w:val="6"/>
            </w:numPr>
            <w:ind w:left="502" w:hanging="360"/>
            <w:rPr>
              <w:ins w:author="Rossi Rossi" w:id="18" w:date="2026-09-22T06:56:59Z"/>
              <w:del w:author="Rossi Rossi" w:id="18" w:date="2026-09-22T06:56:59Z"/>
            </w:rPr>
          </w:pPr>
          <w:sdt>
            <w:sdtPr>
              <w:id w:val="-1174237036"/>
              <w:tag w:val="goog_rdk_2110"/>
            </w:sdtPr>
            <w:sdtContent>
              <w:ins w:author="Rossi Rossi" w:id="18" w:date="2026-09-22T06:56:59Z">
                <w:sdt>
                  <w:sdtPr>
                    <w:id w:val="-136597496"/>
                    <w:tag w:val="goog_rdk_2111"/>
                  </w:sdtPr>
                  <w:sdtContent>
                    <w:del w:author="Rossi Rossi" w:id="18" w:date="2026-09-22T06:56:59Z"/>
                  </w:sdtContent>
                </w:sdt>
              </w:ins>
              <w:sdt>
                <w:sdtPr>
                  <w:id w:val="-1248821351"/>
                  <w:tag w:val="goog_rdk_2112"/>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   Language API**.</w:delText>
                      </w:r>
                    </w:del>
                  </w:ins>
                </w:sdtContent>
              </w:sdt>
              <w:ins w:author="Rossi Rossi" w:id="18" w:date="2026-09-22T06:56:59Z">
                <w:del w:author="Rossi Rossi" w:id="18" w:date="2026-09-22T06:56:59Z"/>
              </w:ins>
            </w:sdtContent>
          </w:sdt>
        </w:p>
      </w:sdtContent>
    </w:sdt>
    <w:sdt>
      <w:sdtPr>
        <w:id w:val="994067753"/>
        <w:tag w:val="goog_rdk_2119"/>
      </w:sdtPr>
      <w:sdtContent>
        <w:p w:rsidR="00000000" w:rsidDel="00000000" w:rsidP="00000000" w:rsidRDefault="00000000" w:rsidRPr="00000000" w14:paraId="000002C5">
          <w:pPr>
            <w:numPr>
              <w:ilvl w:val="1"/>
              <w:numId w:val="6"/>
            </w:numPr>
            <w:ind w:left="502" w:hanging="360"/>
            <w:rPr>
              <w:del w:author="Rossi Rossi" w:id="18" w:date="2026-09-22T06:56:59Z"/>
              <w:rFonts w:ascii="Arial" w:cs="Arial" w:eastAsia="Arial" w:hAnsi="Arial"/>
              <w:b w:val="0"/>
              <w:bCs w:val="0"/>
              <w:i w:val="0"/>
              <w:iCs w:val="0"/>
              <w:smallCaps w:val="0"/>
              <w:strike w:val="0"/>
              <w:color w:val="000000"/>
              <w:sz w:val="22"/>
              <w:szCs w:val="22"/>
              <w:u w:val="none"/>
              <w:shd w:fill="auto" w:val="clear"/>
              <w:vertAlign w:val="baseline"/>
              <w:rPrChange w:author="Rossi Rossi" w:id="19" w:date="2026-09-22T06:56:59Z">
                <w:rPr>
                  <w:rFonts w:ascii="Cambria" w:cs="Cambria" w:eastAsia="Cambria" w:hAnsi="Cambria"/>
                  <w:color w:val="000000"/>
                  <w:sz w:val="22"/>
                  <w:szCs w:val="22"/>
                </w:rPr>
              </w:rPrChange>
            </w:rPr>
            <w:pPrChange w:author="Rossi Rossi" w:id="0" w:date="2026-09-22T06:56:59Z">
              <w:pPr>
                <w:pStyle w:val="Heading3"/>
                <w:numPr>
                  <w:ilvl w:val="1"/>
                  <w:numId w:val="6"/>
                </w:numPr>
                <w:ind w:left="502" w:hanging="360"/>
              </w:pPr>
            </w:pPrChange>
          </w:pPr>
          <w:sdt>
            <w:sdtPr>
              <w:id w:val="-691446441"/>
              <w:tag w:val="goog_rdk_2114"/>
            </w:sdtPr>
            <w:sdtContent>
              <w:ins w:author="Rossi Rossi" w:id="18" w:date="2026-09-22T06:56:59Z">
                <w:sdt>
                  <w:sdtPr>
                    <w:id w:val="-854991476"/>
                    <w:tag w:val="goog_rdk_2115"/>
                  </w:sdtPr>
                  <w:sdtContent>
                    <w:del w:author="Rossi Rossi" w:id="18" w:date="2026-09-22T06:56:59Z"/>
                  </w:sdtContent>
                </w:sdt>
              </w:ins>
              <w:sdt>
                <w:sdtPr>
                  <w:id w:val="1261502143"/>
                  <w:tag w:val="goog_rdk_2116"/>
                </w:sdtPr>
                <w:sdtContent>
                  <w:ins w:author="Rossi Rossi" w:id="18" w:date="2026-09-22T06:56:59Z">
                    <w:del w:author="Rossi Rossi" w:id="18" w:date="2026-09-22T06:56:59Z">
                      <w:r w:rsidDel="00000000" w:rsidR="00000000" w:rsidRPr="00000000">
                        <w:rPr>
                          <w:rtl w:val="0"/>
                          <w:rPrChange w:author="Rossi Rossi" w:id="19" w:date="2026-09-22T06:56:59Z">
                            <w:rPr>
                              <w:rFonts w:ascii="Cambria" w:cs="Cambria" w:eastAsia="Cambria" w:hAnsi="Cambria"/>
                              <w:b w:val="0"/>
                              <w:bCs w:val="0"/>
                              <w:color w:val="000000"/>
                              <w:sz w:val="22"/>
                              <w:szCs w:val="22"/>
                            </w:rPr>
                          </w:rPrChange>
                        </w:rPr>
                        <w:delText xml:space="preserve">your application code, environme</w:delText>
                      </w:r>
                    </w:del>
                  </w:ins>
                </w:sdtContent>
              </w:sdt>
              <w:ins w:author="Rossi Rossi" w:id="18" w:date="2026-09-22T06:56:59Z">
                <w:del w:author="Rossi Rossi" w:id="18" w:date="2026-09-22T06:56:59Z"/>
              </w:ins>
            </w:sdtContent>
          </w:sdt>
          <w:sdt>
            <w:sdtPr>
              <w:id w:val="-661848437"/>
              <w:tag w:val="goog_rdk_2117"/>
            </w:sdtPr>
            <w:sdtContent>
              <w:del w:author="Rossi Rossi" w:id="18" w:date="2026-09-22T06:56:59Z"/>
              <w:sdt>
                <w:sdtPr>
                  <w:id w:val="-1033625514"/>
                  <w:tag w:val="goog_rdk_2118"/>
                </w:sdtPr>
                <w:sdtContent>
                  <w:del w:author="Rossi Rossi" w:id="18" w:date="2026-09-22T06:56:59Z">
                    <w:r w:rsidDel="00000000" w:rsidR="00000000" w:rsidRPr="00000000">
                      <w:rPr>
                        <w:rtl w:val="0"/>
                      </w:rPr>
                    </w:r>
                  </w:del>
                </w:sdtContent>
              </w:sdt>
              <w:del w:author="Rossi Rossi" w:id="18" w:date="2026-09-22T06:56:59Z"/>
            </w:sdtContent>
          </w:sdt>
        </w:p>
      </w:sdtContent>
    </w:sdt>
    <w:sdt>
      <w:sdtPr>
        <w:id w:val="1629806371"/>
        <w:tag w:val="goog_rdk_2122"/>
      </w:sdtPr>
      <w:sdtContent>
        <w:p w:rsidR="00000000" w:rsidDel="00000000" w:rsidP="00000000" w:rsidRDefault="00000000" w:rsidRPr="00000000" w14:paraId="000002C6">
          <w:pPr>
            <w:numPr>
              <w:ilvl w:val="1"/>
              <w:numId w:val="6"/>
            </w:numPr>
            <w:ind w:left="502" w:hanging="360"/>
            <w:rPr>
              <w:del w:author="Rossi Rossi" w:id="18" w:date="2026-09-22T06:56:59Z"/>
              <w:rFonts w:ascii="Arial" w:cs="Arial" w:eastAsia="Arial" w:hAnsi="Arial"/>
              <w:b w:val="0"/>
              <w:bCs w:val="0"/>
              <w:i w:val="0"/>
              <w:iCs w:val="0"/>
              <w:smallCaps w:val="0"/>
              <w:strike w:val="0"/>
              <w:color w:val="000000"/>
              <w:sz w:val="22"/>
              <w:szCs w:val="22"/>
              <w:u w:val="none"/>
              <w:shd w:fill="auto" w:val="clear"/>
              <w:vertAlign w:val="baseline"/>
              <w:rPrChange w:author="Rossi Rossi" w:id="20" w:date="2026-09-22T06:59:30Z">
                <w:rPr>
                  <w:rFonts w:ascii="Cambria" w:cs="Cambria" w:eastAsia="Cambria" w:hAnsi="Cambria"/>
                  <w:b w:val="1"/>
                  <w:bCs w:val="1"/>
                  <w:color w:val="000000"/>
                  <w:sz w:val="22"/>
                  <w:szCs w:val="22"/>
                </w:rPr>
              </w:rPrChange>
            </w:rPr>
            <w:pPrChange w:author="Rossi Rossi" w:id="0" w:date="2026-09-22T06:59:30Z">
              <w:pPr>
                <w:numPr>
                  <w:ilvl w:val="0"/>
                  <w:numId w:val="6"/>
                </w:numPr>
                <w:spacing w:after="0" w:before="0" w:line="240" w:lineRule="auto"/>
                <w:ind w:left="720" w:hanging="360"/>
              </w:pPr>
            </w:pPrChange>
          </w:pPr>
          <w:sdt>
            <w:sdtPr>
              <w:id w:val="-701501731"/>
              <w:tag w:val="goog_rdk_2120"/>
            </w:sdtPr>
            <w:sdtContent>
              <w:del w:author="Rossi Rossi" w:id="18" w:date="2026-09-22T06:56:59Z">
                <w:r w:rsidDel="00000000" w:rsidR="00000000" w:rsidRPr="00000000">
                  <w:rPr>
                    <w:rFonts w:ascii="Cambria" w:cs="Cambria" w:eastAsia="Cambria" w:hAnsi="Cambria"/>
                    <w:b w:val="0"/>
                    <w:bCs w:val="0"/>
                    <w:color w:val="000000"/>
                    <w:sz w:val="22"/>
                    <w:szCs w:val="22"/>
                    <w:rtl w:val="0"/>
                  </w:rPr>
                  <w:delText xml:space="preserve">Official Documentation</w:delText>
                </w:r>
                <w:r w:rsidDel="00000000" w:rsidR="00000000" w:rsidRPr="00000000">
                  <w:rPr>
                    <w:rFonts w:ascii="Cambria" w:cs="Cambria" w:eastAsia="Cambria" w:hAnsi="Cambria"/>
                    <w:b w:val="1"/>
                    <w:bCs w:val="1"/>
                    <w:color w:val="000000"/>
                    <w:sz w:val="22"/>
                    <w:szCs w:val="22"/>
                    <w:rtl w:val="0"/>
                  </w:rPr>
                  <w:delText xml:space="preserve">: </w:delText>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Google AI for Devel</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o</w:delText>
                </w:r>
                <w:r w:rsidDel="00000000" w:rsidR="00000000" w:rsidRPr="00000000">
                  <w:fldChar w:fldCharType="end"/>
                </w:r>
                <w:r w:rsidDel="00000000" w:rsidR="00000000" w:rsidRPr="00000000">
                  <w:fldChar w:fldCharType="begin"/>
                </w:r>
                <w:r w:rsidDel="00000000" w:rsidR="00000000" w:rsidRPr="00000000">
                  <w:delInstrText xml:space="preserve">HYPERLINK "https://ai.google.dev/gemini-api/docs/api-key?utm_source=chatgpt.com"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pers</w:delText>
                </w:r>
                <w:r w:rsidDel="00000000" w:rsidR="00000000" w:rsidRPr="00000000">
                  <w:fldChar w:fldCharType="end"/>
                </w:r>
              </w:del>
              <w:sdt>
                <w:sdtPr>
                  <w:id w:val="1733871720"/>
                  <w:tag w:val="goog_rdk_2121"/>
                </w:sdtPr>
                <w:sdtContent>
                  <w:del w:author="Rossi Rossi" w:id="18" w:date="2026-09-22T06:56:59Z">
                    <w:r w:rsidDel="00000000" w:rsidR="00000000" w:rsidRPr="00000000">
                      <w:rPr>
                        <w:rtl w:val="0"/>
                      </w:rPr>
                    </w:r>
                  </w:del>
                </w:sdtContent>
              </w:sdt>
              <w:del w:author="Rossi Rossi" w:id="18" w:date="2026-09-22T06:56:59Z"/>
            </w:sdtContent>
          </w:sdt>
        </w:p>
      </w:sdtContent>
    </w:sdt>
    <w:sdt>
      <w:sdtPr>
        <w:id w:val="-320835812"/>
        <w:tag w:val="goog_rdk_2126"/>
      </w:sdtPr>
      <w:sdtContent>
        <w:p w:rsidR="00000000" w:rsidDel="00000000" w:rsidP="00000000" w:rsidRDefault="00000000" w:rsidRPr="00000000" w14:paraId="000002C7">
          <w:pPr>
            <w:numPr>
              <w:ilvl w:val="1"/>
              <w:numId w:val="6"/>
            </w:numPr>
            <w:ind w:left="502" w:hanging="360"/>
            <w:rPr>
              <w:ins w:author="Rossi Rossi" w:id="21" w:date="2026-09-22T07:06:18Z"/>
            </w:rPr>
          </w:pPr>
          <w:sdt>
            <w:sdtPr>
              <w:id w:val="-1723140816"/>
              <w:tag w:val="goog_rdk_2124"/>
            </w:sdtPr>
            <w:sdtContent>
              <w:del w:author="Rossi Rossi" w:id="21" w:date="2026-09-22T07:06:18Z">
                <w:r w:rsidDel="00000000" w:rsidR="00000000" w:rsidRPr="00000000">
                  <w:rPr>
                    <w:rFonts w:ascii="Cambria" w:cs="Cambria" w:eastAsia="Cambria" w:hAnsi="Cambria"/>
                    <w:b w:val="0"/>
                    <w:bCs w:val="0"/>
                    <w:color w:val="000000"/>
                    <w:sz w:val="22"/>
                    <w:szCs w:val="22"/>
                    <w:rtl w:val="0"/>
                  </w:rPr>
                  <w:delText xml:space="preserve">Installation Guide</w:delText>
                </w:r>
                <w:r w:rsidDel="00000000" w:rsidR="00000000" w:rsidRPr="00000000">
                  <w:rPr>
                    <w:rFonts w:ascii="Cambria" w:cs="Cambria" w:eastAsia="Cambria" w:hAnsi="Cambria"/>
                    <w:b w:val="1"/>
                    <w:bCs w:val="1"/>
                    <w:color w:val="000000"/>
                    <w:sz w:val="22"/>
                    <w:szCs w:val="22"/>
                    <w:rtl w:val="0"/>
                  </w:rPr>
                  <w:delText xml:space="preserve">: </w:delText>
                </w:r>
                <w:r w:rsidDel="00000000" w:rsidR="00000000" w:rsidRPr="00000000">
                  <w:fldChar w:fldCharType="begin"/>
                </w:r>
                <w:r w:rsidDel="00000000" w:rsidR="00000000" w:rsidRPr="00000000">
                  <w:delInstrText xml:space="preserve">HYPERLINK "https://www.tomshardware.com/how-to/install-python-on-windows-10-and-11?utm_source=chatgpt.com"</w:delInstrText>
                </w:r>
                <w:r w:rsidDel="00000000" w:rsidR="00000000" w:rsidRPr="00000000">
                  <w:fldChar w:fldCharType="separate"/>
                </w:r>
                <w:r w:rsidDel="00000000" w:rsidR="00000000" w:rsidRPr="00000000">
                  <w:rPr>
                    <w:rFonts w:ascii="Cambria" w:cs="Cambria" w:eastAsia="Cambria" w:hAnsi="Cambria"/>
                    <w:b w:val="1"/>
                    <w:bCs w:val="1"/>
                    <w:color w:val="0000ff"/>
                    <w:sz w:val="22"/>
                    <w:szCs w:val="22"/>
                    <w:u w:val="single"/>
                    <w:rtl w:val="0"/>
                  </w:rPr>
                  <w:delText xml:space="preserve">Tom's Hardware</w:delText>
                </w:r>
                <w:r w:rsidDel="00000000" w:rsidR="00000000" w:rsidRPr="00000000">
                  <w:fldChar w:fldCharType="end"/>
                </w:r>
              </w:del>
            </w:sdtContent>
          </w:sdt>
          <w:sdt>
            <w:sdtPr>
              <w:id w:val="182592497"/>
              <w:tag w:val="goog_rdk_2125"/>
            </w:sdtPr>
            <w:sdtContent>
              <w:ins w:author="Rossi Rossi" w:id="21" w:date="2026-09-22T07:06:18Z">
                <w:r w:rsidDel="00000000" w:rsidR="00000000" w:rsidRPr="00000000">
                  <w:rPr>
                    <w:rtl w:val="0"/>
                  </w:rPr>
                </w:r>
              </w:ins>
            </w:sdtContent>
          </w:sdt>
        </w:p>
      </w:sdtContent>
    </w:sdt>
    <w:sdt>
      <w:sdtPr>
        <w:id w:val="-1620964848"/>
        <w:tag w:val="goog_rdk_2128"/>
      </w:sdtPr>
      <w:sdtContent>
        <w:p w:rsidR="00000000" w:rsidDel="00000000" w:rsidP="00000000" w:rsidRDefault="00000000" w:rsidRPr="00000000" w14:paraId="000002C8">
          <w:pPr>
            <w:numPr>
              <w:ilvl w:val="0"/>
              <w:numId w:val="6"/>
            </w:numPr>
            <w:spacing w:after="0" w:before="0" w:line="240" w:lineRule="auto"/>
            <w:ind w:left="720" w:hanging="360"/>
            <w:rPr>
              <w:ins w:author="Rossi Rossi" w:id="21" w:date="2026-09-22T07:06:18Z"/>
              <w:rFonts w:ascii="Cambria" w:cs="Cambria" w:eastAsia="Cambria" w:hAnsi="Cambria"/>
              <w:b w:val="1"/>
              <w:bCs w:val="1"/>
              <w:sz w:val="22"/>
              <w:szCs w:val="22"/>
              <w:u w:val="none"/>
            </w:rPr>
          </w:pPr>
          <w:sdt>
            <w:sdtPr>
              <w:id w:val="-1995436198"/>
              <w:tag w:val="goog_rdk_2127"/>
            </w:sdtPr>
            <w:sdtContent>
              <w:ins w:author="Rossi Rossi" w:id="21" w:date="2026-09-22T07:06:18Z">
                <w:r w:rsidDel="00000000" w:rsidR="00000000" w:rsidRPr="00000000">
                  <w:rPr>
                    <w:rFonts w:ascii="Cambria" w:cs="Cambria" w:eastAsia="Cambria" w:hAnsi="Cambria"/>
                    <w:b w:val="1"/>
                    <w:bCs w:val="1"/>
                    <w:sz w:val="22"/>
                    <w:szCs w:val="22"/>
                    <w:rtl w:val="0"/>
                  </w:rPr>
                  <w:t xml:space="preserve">sooo good</w:t>
                </w:r>
              </w:ins>
            </w:sdtContent>
          </w:sdt>
        </w:p>
      </w:sdtContent>
    </w:sdt>
    <w:sdt>
      <w:sdtPr>
        <w:id w:val="-73268911"/>
        <w:tag w:val="goog_rdk_2130"/>
      </w:sdtPr>
      <w:sdtContent>
        <w:p w:rsidR="00000000" w:rsidDel="00000000" w:rsidP="00000000" w:rsidRDefault="00000000" w:rsidRPr="00000000" w14:paraId="000002C9">
          <w:pPr>
            <w:numPr>
              <w:ilvl w:val="0"/>
              <w:numId w:val="6"/>
            </w:numPr>
            <w:spacing w:after="0" w:before="0" w:line="240" w:lineRule="auto"/>
            <w:ind w:left="720" w:hanging="360"/>
            <w:rPr>
              <w:rFonts w:ascii="Cambria" w:cs="Cambria" w:eastAsia="Cambria" w:hAnsi="Cambria"/>
              <w:b w:val="1"/>
              <w:bCs w:val="1"/>
              <w:sz w:val="22"/>
              <w:szCs w:val="22"/>
              <w:u w:val="none"/>
              <w:rPrChange w:author="Rossi Rossi" w:id="22" w:date="2026-09-22T07:06:18Z">
                <w:rPr>
                  <w:rFonts w:ascii="Cambria" w:cs="Cambria" w:eastAsia="Cambria" w:hAnsi="Cambria"/>
                  <w:b w:val="1"/>
                  <w:bCs w:val="1"/>
                  <w:color w:val="000000"/>
                  <w:sz w:val="22"/>
                  <w:szCs w:val="22"/>
                </w:rPr>
              </w:rPrChange>
            </w:rPr>
            <w:pPrChange w:author="Rossi Rossi" w:id="0" w:date="2026-09-22T07:06:18Z">
              <w:pPr>
                <w:numPr>
                  <w:ilvl w:val="0"/>
                  <w:numId w:val="6"/>
                </w:numPr>
                <w:spacing w:after="0" w:before="0" w:line="240" w:lineRule="auto"/>
                <w:ind w:left="720" w:hanging="360"/>
              </w:pPr>
            </w:pPrChange>
          </w:pPr>
          <w:sdt>
            <w:sdtPr>
              <w:id w:val="1232817278"/>
              <w:tag w:val="goog_rdk_2129"/>
            </w:sdtPr>
            <w:sdtContent>
              <w:r w:rsidDel="00000000" w:rsidR="00000000" w:rsidRPr="00000000">
                <w:rPr>
                  <w:rtl w:val="0"/>
                </w:rPr>
              </w:r>
            </w:sdtContent>
          </w:sdt>
        </w:p>
      </w:sdtContent>
    </w:sdt>
    <w:p w:rsidR="00000000" w:rsidDel="00000000" w:rsidP="00000000" w:rsidRDefault="00000000" w:rsidRPr="00000000" w14:paraId="000002CA">
      <w:pPr>
        <w:numPr>
          <w:ilvl w:val="0"/>
          <w:numId w:val="6"/>
        </w:numPr>
        <w:spacing w:after="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b w:val="1"/>
          <w:bCs w:val="1"/>
          <w:color w:val="000000"/>
          <w:sz w:val="22"/>
          <w:szCs w:val="22"/>
          <w:rtl w:val="0"/>
        </w:rPr>
        <w:t xml:space="preserve">: </w:t>
      </w:r>
      <w:hyperlink r:id="rId8">
        <w:r w:rsidDel="00000000" w:rsidR="00000000" w:rsidRPr="00000000">
          <w:rPr>
            <w:rFonts w:ascii="Cambria" w:cs="Cambria" w:eastAsia="Cambria" w:hAnsi="Cambria"/>
            <w:b w:val="1"/>
            <w:bCs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2CB">
      <w:pPr>
        <w:numPr>
          <w:ilvl w:val="0"/>
          <w:numId w:val="6"/>
        </w:numPr>
        <w:spacing w:after="280" w:before="0" w:line="240" w:lineRule="auto"/>
        <w:ind w:left="720" w:hanging="360"/>
        <w:rPr>
          <w:rFonts w:ascii="Cambria" w:cs="Cambria" w:eastAsia="Cambria" w:hAnsi="Cambria"/>
          <w:b w:val="1"/>
          <w:bCs w:val="1"/>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b w:val="1"/>
          <w:bCs w:val="1"/>
          <w:color w:val="000000"/>
          <w:sz w:val="22"/>
          <w:szCs w:val="22"/>
          <w:rtl w:val="0"/>
        </w:rPr>
        <w:t xml:space="preserve">:</w:t>
      </w:r>
    </w:p>
    <w:p w:rsidR="00000000" w:rsidDel="00000000" w:rsidP="00000000" w:rsidRDefault="00000000" w:rsidRPr="00000000" w14:paraId="000002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the latest Python 3.10+ installer for your operating system from the official website.</w:t>
      </w:r>
    </w:p>
    <w:p w:rsidR="00000000" w:rsidDel="00000000" w:rsidP="00000000" w:rsidRDefault="00000000" w:rsidRPr="00000000" w14:paraId="000002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installer and ensure you check the box that says "Add Python to PATH".</w:t>
      </w:r>
    </w:p>
    <w:p w:rsidR="00000000" w:rsidDel="00000000" w:rsidP="00000000" w:rsidRDefault="00000000" w:rsidRPr="00000000" w14:paraId="000002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Follow the installation prompts to complete the setup.</w:t>
      </w:r>
    </w:p>
    <w:p w:rsidR="00000000" w:rsidDel="00000000" w:rsidP="00000000" w:rsidRDefault="00000000" w:rsidRPr="00000000" w14:paraId="000002C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the installation by opening a terminal or command prompt and typing python --version.</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FastAPI Framework – </w:t>
      </w:r>
    </w:p>
    <w:p w:rsidR="00000000" w:rsidDel="00000000" w:rsidP="00000000" w:rsidRDefault="00000000" w:rsidRPr="00000000" w14:paraId="000002D2">
      <w:pPr>
        <w:numPr>
          <w:ilvl w:val="0"/>
          <w:numId w:val="7"/>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9">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2D3">
      <w:pPr>
        <w:numPr>
          <w:ilvl w:val="0"/>
          <w:numId w:val="7"/>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User Guide</w:t>
      </w:r>
      <w:r w:rsidDel="00000000" w:rsidR="00000000" w:rsidRPr="00000000">
        <w:rPr>
          <w:rFonts w:ascii="Cambria" w:cs="Cambria" w:eastAsia="Cambria" w:hAnsi="Cambria"/>
          <w:color w:val="000000"/>
          <w:sz w:val="22"/>
          <w:szCs w:val="22"/>
          <w:rtl w:val="0"/>
        </w:rPr>
        <w:t xml:space="preserve">: </w:t>
      </w:r>
      <w:hyperlink r:id="rId10">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2D4">
      <w:pPr>
        <w:numPr>
          <w:ilvl w:val="0"/>
          <w:numId w:val="7"/>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1">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502"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sdt>
        <w:sdtPr>
          <w:id w:val="1063631238"/>
          <w:tag w:val="goog_rdk_2132"/>
        </w:sdtPr>
        <w:sdtContent>
          <w:ins w:author="Anonymous" w:id="23" w:date="2026-09-22T04:17:55Z"/>
          <w:sdt>
            <w:sdtPr>
              <w:id w:val="-1783128746"/>
              <w:tag w:val="goog_rdk_2133"/>
            </w:sdtPr>
            <w:sdtContent>
              <w:ins w:author="Anonymous" w:id="23" w:date="2026-09-22T04:17:55Z">
                <w:r w:rsidDel="00000000" w:rsidR="00000000" w:rsidRPr="00000000">
                  <w:rPr>
                    <w:rFonts w:ascii="Cambria" w:cs="Cambria" w:eastAsia="Cambria" w:hAnsi="Cambria"/>
                    <w:sz w:val="22"/>
                    <w:szCs w:val="22"/>
                    <w:rtl w:val="0"/>
                    <w:rPrChange w:author="Anonymous" w:id="24" w:date="2026-09-22T04:17:55Z">
                      <w:rPr>
                        <w:rFonts w:ascii="Cambria" w:cs="Cambria" w:eastAsia="Cambria" w:hAnsi="Cambria"/>
                        <w:color w:val="000000"/>
                        <w:sz w:val="22"/>
                        <w:szCs w:val="22"/>
                      </w:rPr>
                    </w:rPrChange>
                  </w:rPr>
                  <w:t xml:space="preserve"> </w:t>
                </w:r>
              </w:ins>
            </w:sdtContent>
          </w:sdt>
          <w:ins w:author="Anonymous" w:id="23" w:date="2026-09-22T04:17:55Z"/>
        </w:sdtContent>
      </w:sdt>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&amp; CSS – Basic templating used in /templates and /static</w:t>
      </w:r>
    </w:p>
    <w:p w:rsidR="00000000" w:rsidDel="00000000" w:rsidP="00000000" w:rsidRDefault="00000000" w:rsidRPr="00000000" w14:paraId="000002D6">
      <w:pPr>
        <w:pStyle w:val="Heading3"/>
        <w:numPr>
          <w:ilvl w:val="0"/>
          <w:numId w:val="12"/>
        </w:numPr>
        <w:ind w:left="502" w:hanging="360"/>
        <w:rPr>
          <w:rFonts w:ascii="Cambria" w:cs="Cambria" w:eastAsia="Cambria" w:hAnsi="Cambria"/>
          <w:color w:val="000000"/>
          <w:sz w:val="22"/>
          <w:szCs w:val="22"/>
        </w:rPr>
      </w:pPr>
      <w:sdt>
        <w:sdtPr>
          <w:id w:val="140266482"/>
          <w:tag w:val="goog_rdk_2135"/>
        </w:sdtPr>
        <w:sdtContent>
          <w:ins w:author="Vishali Baskaran" w:id="25" w:date="2026-09-23T04:22:20Z"/>
          <w:sdt>
            <w:sdtPr>
              <w:id w:val="696781539"/>
              <w:tag w:val="goog_rdk_2136"/>
            </w:sdtPr>
            <w:sdtContent>
              <w:ins w:author="Vishali Baskaran" w:id="25" w:date="2026-09-23T04:22:20Z">
                <w:r w:rsidDel="00000000" w:rsidR="00000000" w:rsidRPr="00000000">
                  <w:rPr>
                    <w:rFonts w:ascii="Cambria" w:cs="Cambria" w:eastAsia="Cambria" w:hAnsi="Cambria"/>
                    <w:color w:val="000000"/>
                    <w:sz w:val="22"/>
                    <w:szCs w:val="22"/>
                    <w:rtl w:val="0"/>
                    <w:rPrChange w:author="Vishali Baskaran" w:id="26" w:date="2026-09-23T04:22:20Z">
                      <w:rPr>
                        <w:rFonts w:ascii="Cambria" w:cs="Cambria" w:eastAsia="Cambria" w:hAnsi="Cambria"/>
                        <w:b w:val="0"/>
                        <w:bCs w:val="0"/>
                        <w:i w:val="0"/>
                        <w:iCs w:val="0"/>
                        <w:smallCaps w:val="0"/>
                        <w:strike w:val="0"/>
                        <w:color w:val="000000"/>
                        <w:sz w:val="22"/>
                        <w:szCs w:val="22"/>
                        <w:u w:val="none"/>
                        <w:shd w:fill="auto" w:val="clear"/>
                        <w:vertAlign w:val="baseline"/>
                      </w:rPr>
                    </w:rPrChange>
                  </w:rPr>
                  <w:t xml:space="preserve">  </w:t>
                </w:r>
              </w:ins>
            </w:sdtContent>
          </w:sdt>
          <w:ins w:author="Vishali Baskaran" w:id="25" w:date="2026-09-23T04:22:20Z"/>
        </w:sdtContent>
      </w:sdt>
      <w:r w:rsidDel="00000000" w:rsidR="00000000" w:rsidRPr="00000000">
        <w:rPr>
          <w:rFonts w:ascii="Cambria" w:cs="Cambria" w:eastAsia="Cambria" w:hAnsi="Cambria"/>
          <w:b w:val="0"/>
          <w:bCs w:val="0"/>
          <w:color w:val="000000"/>
          <w:sz w:val="22"/>
          <w:szCs w:val="22"/>
          <w:rtl w:val="0"/>
        </w:rPr>
        <w:t xml:space="preserve">Google Gemini API Key</w:t>
      </w:r>
      <w:r w:rsidDel="00000000" w:rsidR="00000000" w:rsidRPr="00000000">
        <w:rPr>
          <w:rtl w:val="0"/>
        </w:rPr>
      </w:r>
    </w:p>
    <w:p w:rsidR="00000000" w:rsidDel="00000000" w:rsidP="00000000" w:rsidRDefault="00000000" w:rsidRPr="00000000" w14:paraId="000002D7">
      <w:pPr>
        <w:numPr>
          <w:ilvl w:val="0"/>
          <w:numId w:val="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2">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2D8">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Guide</w:t>
      </w:r>
      <w:r w:rsidDel="00000000" w:rsidR="00000000" w:rsidRPr="00000000">
        <w:rPr>
          <w:rFonts w:ascii="Cambria" w:cs="Cambria" w:eastAsia="Cambria" w:hAnsi="Cambria"/>
          <w:color w:val="000000"/>
          <w:sz w:val="22"/>
          <w:szCs w:val="22"/>
          <w:rtl w:val="0"/>
        </w:rPr>
        <w:t xml:space="preserve">: </w:t>
      </w:r>
      <w:hyperlink r:id="rId13">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2D9">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Popular Tutorial</w:t>
      </w:r>
      <w:r w:rsidDel="00000000" w:rsidR="00000000" w:rsidRPr="00000000">
        <w:rPr>
          <w:rFonts w:ascii="Cambria" w:cs="Cambria" w:eastAsia="Cambria" w:hAnsi="Cambria"/>
          <w:color w:val="000000"/>
          <w:sz w:val="22"/>
          <w:szCs w:val="22"/>
          <w:rtl w:val="0"/>
        </w:rPr>
        <w:t xml:space="preserve">: </w:t>
      </w:r>
      <w:hyperlink r:id="rId14">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2DA">
      <w:pPr>
        <w:numPr>
          <w:ilvl w:val="0"/>
          <w:numId w:val="8"/>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Setup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2DB">
      <w:pPr>
        <w:numPr>
          <w:ilvl w:val="1"/>
          <w:numId w:val="8"/>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2DC">
      <w:pPr>
        <w:numPr>
          <w:ilvl w:val="1"/>
          <w:numId w:val="8"/>
        </w:numPr>
        <w:spacing w:after="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2DD">
      <w:pPr>
        <w:numPr>
          <w:ilvl w:val="1"/>
          <w:numId w:val="8"/>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sdt>
        <w:sdtPr>
          <w:id w:val="-1176384974"/>
          <w:tag w:val="goog_rdk_2137"/>
        </w:sdtPr>
        <w:sdtContent>
          <w:r w:rsidDel="00000000" w:rsidR="00000000" w:rsidRPr="00000000">
            <w:rPr>
              <w:rtl w:val="0"/>
            </w:rPr>
          </w:r>
        </w:sdtContent>
      </w:sdt>
    </w:p>
    <w:p w:rsidR="00000000" w:rsidDel="00000000" w:rsidP="00000000" w:rsidRDefault="00000000" w:rsidRPr="00000000" w14:paraId="000002DE">
      <w:pPr>
        <w:pStyle w:val="Heading3"/>
        <w:numPr>
          <w:ilvl w:val="0"/>
          <w:numId w:val="12"/>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Uvicorn (ASGI Server)</w:t>
      </w:r>
      <w:r w:rsidDel="00000000" w:rsidR="00000000" w:rsidRPr="00000000">
        <w:rPr>
          <w:rtl w:val="0"/>
        </w:rPr>
      </w:r>
    </w:p>
    <w:p w:rsidR="00000000" w:rsidDel="00000000" w:rsidP="00000000" w:rsidRDefault="00000000" w:rsidRPr="00000000" w14:paraId="000002DF">
      <w:pPr>
        <w:numPr>
          <w:ilvl w:val="0"/>
          <w:numId w:val="9"/>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w:t>
      </w:r>
      <w:hyperlink r:id="rId15">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2E0">
      <w:pPr>
        <w:numPr>
          <w:ilvl w:val="0"/>
          <w:numId w:val="9"/>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sdt>
        <w:sdtPr>
          <w:id w:val="-691871858"/>
          <w:tag w:val="goog_rdk_2138"/>
        </w:sdtPr>
        <w:sdtContent>
          <w:ins w:author="Vishali Baskaran" w:id="28" w:date="2026-09-22T09:00:05Z">
            <w:r w:rsidDel="00000000" w:rsidR="00000000" w:rsidRPr="00000000">
              <w:rPr>
                <w:rFonts w:ascii="Cambria" w:cs="Cambria" w:eastAsia="Cambria" w:hAnsi="Cambria"/>
                <w:color w:val="000000"/>
                <w:sz w:val="22"/>
                <w:szCs w:val="22"/>
                <w:rtl w:val="0"/>
              </w:rPr>
              <w:t xml:space="preserve">......</w:t>
            </w:r>
          </w:ins>
        </w:sdtContent>
      </w:sdt>
      <w:r w:rsidDel="00000000" w:rsidR="00000000" w:rsidRPr="00000000">
        <w:rPr>
          <w:rtl w:val="0"/>
        </w:rPr>
      </w:r>
    </w:p>
    <w:p w:rsidR="00000000" w:rsidDel="00000000" w:rsidP="00000000" w:rsidRDefault="00000000" w:rsidRPr="00000000" w14:paraId="000002E1">
      <w:pPr>
        <w:numPr>
          <w:ilvl w:val="1"/>
          <w:numId w:val="9"/>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2E2">
      <w:pPr>
        <w:pStyle w:val="Heading3"/>
        <w:numPr>
          <w:ilvl w:val="0"/>
          <w:numId w:val="12"/>
        </w:numPr>
        <w:ind w:left="502"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Jinja2 (HTML Templating Engine)</w:t>
      </w:r>
      <w:r w:rsidDel="00000000" w:rsidR="00000000" w:rsidRPr="00000000">
        <w:rPr>
          <w:rtl w:val="0"/>
        </w:rPr>
      </w:r>
    </w:p>
    <w:p w:rsidR="00000000" w:rsidDel="00000000" w:rsidP="00000000" w:rsidRDefault="00000000" w:rsidRPr="00000000" w14:paraId="000002E3">
      <w:pPr>
        <w:numPr>
          <w:ilvl w:val="0"/>
          <w:numId w:val="10"/>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Official Documentation</w:t>
      </w:r>
      <w:r w:rsidDel="00000000" w:rsidR="00000000" w:rsidRPr="00000000">
        <w:rPr>
          <w:rFonts w:ascii="Cambria" w:cs="Cambria" w:eastAsia="Cambria" w:hAnsi="Cambria"/>
          <w:color w:val="000000"/>
          <w:sz w:val="22"/>
          <w:szCs w:val="22"/>
          <w:rtl w:val="0"/>
        </w:rPr>
        <w:t xml:space="preserve">: Jinja2 Documentation</w:t>
      </w:r>
    </w:p>
    <w:p w:rsidR="00000000" w:rsidDel="00000000" w:rsidP="00000000" w:rsidRDefault="00000000" w:rsidRPr="00000000" w14:paraId="000002E4">
      <w:pPr>
        <w:numPr>
          <w:ilvl w:val="0"/>
          <w:numId w:val="10"/>
        </w:numPr>
        <w:spacing w:after="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0"/>
          <w:bCs w:val="0"/>
          <w:color w:val="000000"/>
          <w:sz w:val="22"/>
          <w:szCs w:val="22"/>
          <w:rtl w:val="0"/>
        </w:rPr>
        <w:t xml:space="preserve">Installation Steps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2E5">
      <w:pPr>
        <w:numPr>
          <w:ilvl w:val="1"/>
          <w:numId w:val="10"/>
        </w:numPr>
        <w:spacing w:after="280" w:before="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2E6">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7">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8">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9">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A">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B">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C">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D">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E">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EF">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F0">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F1">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F2">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2F3">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Project Workflow</w:t>
      </w:r>
    </w:p>
    <w:p w:rsidR="00000000" w:rsidDel="00000000" w:rsidP="00000000" w:rsidRDefault="00000000" w:rsidRPr="00000000" w14:paraId="000002F4">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1: Model Selection and Architecture</w:t>
      </w:r>
    </w:p>
    <w:p w:rsidR="00000000" w:rsidDel="00000000" w:rsidP="00000000" w:rsidRDefault="00000000" w:rsidRPr="00000000" w14:paraId="000002F5">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2F6">
      <w:pPr>
        <w:numPr>
          <w:ilvl w:val="0"/>
          <w:numId w:val="13"/>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p>
    <w:p w:rsidR="00000000" w:rsidDel="00000000" w:rsidP="00000000" w:rsidRDefault="00000000" w:rsidRPr="00000000" w14:paraId="000002F7">
      <w:pPr>
        <w:numPr>
          <w:ilvl w:val="0"/>
          <w:numId w:val="13"/>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p>
    <w:p w:rsidR="00000000" w:rsidDel="00000000" w:rsidP="00000000" w:rsidRDefault="00000000" w:rsidRPr="00000000" w14:paraId="000002F8">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F9">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2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main.py                  # FastAPI app</w:t>
            </w:r>
          </w:p>
        </w:tc>
      </w:tr>
      <w:tr>
        <w:trPr>
          <w:cantSplit w:val="0"/>
          <w:tblHeader w:val="0"/>
        </w:trPr>
        <w:tc>
          <w:tcPr/>
          <w:p w:rsidR="00000000" w:rsidDel="00000000" w:rsidP="00000000" w:rsidRDefault="00000000" w:rsidRPr="00000000" w14:paraId="000002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explanation_module.py    # Concept explanation logic</w:t>
            </w:r>
          </w:p>
        </w:tc>
      </w:tr>
      <w:tr>
        <w:trPr>
          <w:cantSplit w:val="0"/>
          <w:tblHeader w:val="0"/>
        </w:trPr>
        <w:tc>
          <w:tcPr/>
          <w:p w:rsidR="00000000" w:rsidDel="00000000" w:rsidP="00000000" w:rsidRDefault="00000000" w:rsidRPr="00000000" w14:paraId="000002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qna.py                   # Question answering</w:t>
            </w:r>
          </w:p>
        </w:tc>
      </w:tr>
      <w:tr>
        <w:trPr>
          <w:cantSplit w:val="0"/>
          <w:tblHeader w:val="0"/>
        </w:trPr>
        <w:tc>
          <w:tcPr/>
          <w:p w:rsidR="00000000" w:rsidDel="00000000" w:rsidP="00000000" w:rsidRDefault="00000000" w:rsidRPr="00000000" w14:paraId="000002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quiz_module.py           # Quiz generation</w:t>
            </w:r>
          </w:p>
        </w:tc>
      </w:tr>
      <w:tr>
        <w:trPr>
          <w:cantSplit w:val="0"/>
          <w:tblHeader w:val="0"/>
        </w:trPr>
        <w:tc>
          <w:tcPr/>
          <w:p w:rsidR="00000000" w:rsidDel="00000000" w:rsidP="00000000" w:rsidRDefault="00000000" w:rsidRPr="00000000" w14:paraId="000002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summary_module.py        # Summarization</w:t>
            </w:r>
          </w:p>
        </w:tc>
      </w:tr>
      <w:tr>
        <w:trPr>
          <w:cantSplit w:val="0"/>
          <w:tblHeader w:val="0"/>
        </w:trPr>
        <w:tc>
          <w:tcPr/>
          <w:p w:rsidR="00000000" w:rsidDel="00000000" w:rsidP="00000000" w:rsidRDefault="00000000" w:rsidRPr="00000000" w14:paraId="000002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learning_path.py         # Learning recommendations</w:t>
            </w:r>
          </w:p>
        </w:tc>
      </w:tr>
      <w:tr>
        <w:trPr>
          <w:cantSplit w:val="0"/>
          <w:tblHeader w:val="0"/>
        </w:trPr>
        <w:tc>
          <w:tcPr/>
          <w:p w:rsidR="00000000" w:rsidDel="00000000" w:rsidP="00000000" w:rsidRDefault="00000000" w:rsidRPr="00000000" w14:paraId="000003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templates/index.html     # HTML frontend</w:t>
            </w:r>
          </w:p>
        </w:tc>
      </w:tr>
      <w:tr>
        <w:trPr>
          <w:cantSplit w:val="0"/>
          <w:tblHeader w:val="0"/>
        </w:trPr>
        <w:tc>
          <w:tcPr/>
          <w:p w:rsidR="00000000" w:rsidDel="00000000" w:rsidP="00000000" w:rsidRDefault="00000000" w:rsidRPr="00000000" w14:paraId="000003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static/style.css         # Styling</w:t>
            </w:r>
          </w:p>
        </w:tc>
      </w:tr>
      <w:sdt>
        <w:sdtPr>
          <w:id w:val="1764614969"/>
          <w:tag w:val="goog_rdk_2139"/>
        </w:sdtPr>
        <w:sdtContent>
          <w:tr>
            <w:trPr>
              <w:cantSplit w:val="0"/>
              <w:tblHeader w:val="0"/>
              <w:trPrChange w:author="Anonymous" w:id="29" w:date="2026-09-22T05:16:26Z">
                <w:trPr>
                  <w:cantSplit w:val="0"/>
                  <w:tblHeader w:val="0"/>
                </w:trPr>
              </w:trPrChange>
            </w:trPr>
            <w:tc>
              <w:tcPr>
                <w:tcPrChange w:author="Anonymous" w:id="29" w:date="2026-09-22T05:16:26Z">
                  <w:tcPr/>
                </w:tcPrChange>
              </w:tcPr>
              <w:p w:rsidR="00000000" w:rsidDel="00000000" w:rsidP="00000000" w:rsidRDefault="00000000" w:rsidRPr="00000000" w14:paraId="000003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940"/>
                  </w:tabs>
                  <w:spacing w:after="160" w:before="0" w:line="278.0000000000000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requirements.txt         # Python dependencies</w:t>
                </w:r>
              </w:p>
            </w:tc>
          </w:tr>
        </w:sdtContent>
      </w:sdt>
    </w:tbl>
    <w:p w:rsidR="00000000" w:rsidDel="00000000" w:rsidP="00000000" w:rsidRDefault="00000000" w:rsidRPr="00000000" w14:paraId="00000303">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304">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86000" cy="3816626"/>
            <wp:effectExtent b="0" l="0" r="0" t="0"/>
            <wp:docPr id="2126916899" name="image1.png"/>
            <a:graphic>
              <a:graphicData uri="http://schemas.openxmlformats.org/drawingml/2006/picture">
                <pic:pic>
                  <pic:nvPicPr>
                    <pic:cNvPr id="0" name="image1.png"/>
                    <pic:cNvPicPr preferRelativeResize="0"/>
                  </pic:nvPicPr>
                  <pic:blipFill>
                    <a:blip r:embed="rId16"/>
                    <a:srcRect b="27410" l="0" r="0" t="0"/>
                    <a:stretch>
                      <a:fillRect/>
                    </a:stretch>
                  </pic:blipFill>
                  <pic:spPr>
                    <a:xfrm>
                      <a:off x="0" y="0"/>
                      <a:ext cx="2286000" cy="3816626"/>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tabs>
          <w:tab w:val="left" w:leader="none" w:pos="3940"/>
        </w:tabs>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FIG. Showing the Folder Architecture</w:t>
      </w:r>
    </w:p>
    <w:p w:rsidR="00000000" w:rsidDel="00000000" w:rsidP="00000000" w:rsidRDefault="00000000" w:rsidRPr="00000000" w14:paraId="00000306">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2: Core Functionalities Development</w:t>
      </w:r>
    </w:p>
    <w:p w:rsidR="00000000" w:rsidDel="00000000" w:rsidP="00000000" w:rsidRDefault="00000000" w:rsidRPr="00000000" w14:paraId="00000307">
      <w:pPr>
        <w:spacing w:after="280" w:before="280" w:line="240" w:lineRule="auto"/>
        <w:jc w:val="both"/>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308">
      <w:pPr>
        <w:numPr>
          <w:ilvl w:val="0"/>
          <w:numId w:val="15"/>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309">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30A">
      <w:pPr>
        <w:spacing w:after="280" w:before="280" w:line="240" w:lineRule="auto"/>
        <w:jc w:val="center"/>
        <w:rPr>
          <w:rFonts w:ascii="Cambria" w:cs="Cambria" w:eastAsia="Cambria" w:hAnsi="Cambria"/>
          <w:color w:val="000000"/>
          <w:sz w:val="22"/>
          <w:szCs w:val="22"/>
        </w:rPr>
      </w:pPr>
      <w:r w:rsidDel="00000000" w:rsidR="00000000" w:rsidRPr="00000000">
        <w:rPr/>
        <w:drawing>
          <wp:inline distB="0" distT="0" distL="0" distR="0">
            <wp:extent cx="5731510" cy="2904490"/>
            <wp:effectExtent b="0" l="0" r="0" t="0"/>
            <wp:docPr id="212691689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510" cy="290449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Explanation module logic</w:t>
      </w:r>
    </w:p>
    <w:p w:rsidR="00000000" w:rsidDel="00000000" w:rsidP="00000000" w:rsidRDefault="00000000" w:rsidRPr="00000000" w14:paraId="0000030C">
      <w:pPr>
        <w:numPr>
          <w:ilvl w:val="0"/>
          <w:numId w:val="15"/>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30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30E">
      <w:pPr>
        <w:spacing w:after="280" w:before="280" w:line="240" w:lineRule="auto"/>
        <w:jc w:val="center"/>
        <w:rPr>
          <w:rFonts w:ascii="Cambria" w:cs="Cambria" w:eastAsia="Cambria" w:hAnsi="Cambria"/>
          <w:b w:val="1"/>
          <w:bCs w:val="1"/>
          <w:color w:val="000000"/>
          <w:sz w:val="22"/>
          <w:szCs w:val="22"/>
        </w:rPr>
      </w:pPr>
      <w:r w:rsidDel="00000000" w:rsidR="00000000" w:rsidRPr="00000000">
        <w:rPr>
          <w:b w:val="1"/>
          <w:bCs w:val="1"/>
        </w:rPr>
        <w:drawing>
          <wp:inline distB="0" distT="0" distL="0" distR="0">
            <wp:extent cx="5731510" cy="1038860"/>
            <wp:effectExtent b="0" l="0" r="0" t="0"/>
            <wp:docPr id="212691690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51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Q/A Module</w:t>
      </w:r>
    </w:p>
    <w:p w:rsidR="00000000" w:rsidDel="00000000" w:rsidP="00000000" w:rsidRDefault="00000000" w:rsidRPr="00000000" w14:paraId="00000310">
      <w:pPr>
        <w:numPr>
          <w:ilvl w:val="0"/>
          <w:numId w:val="15"/>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sdt>
      <w:sdtPr>
        <w:id w:val="-1237947701"/>
        <w:tag w:val="goog_rdk_2141"/>
      </w:sdtPr>
      <w:sdtContent>
        <w:p w:rsidR="00000000" w:rsidDel="00000000" w:rsidP="00000000" w:rsidRDefault="00000000" w:rsidRPr="00000000" w14:paraId="00000311">
          <w:pPr>
            <w:pStyle w:val="Title"/>
            <w:numPr>
              <w:ilvl w:val="0"/>
              <w:numId w:val="1"/>
            </w:numPr>
            <w:spacing w:after="280" w:before="280" w:line="240" w:lineRule="auto"/>
            <w:ind w:left="720" w:hanging="360"/>
            <w:jc w:val="center"/>
            <w:rPr>
              <w:u w:val="none"/>
              <w:rPrChange w:author="M.Nanjil" w:id="30" w:date="2026-09-22T16:43:21Z">
                <w:rPr>
                  <w:rFonts w:ascii="Cambria" w:cs="Cambria" w:eastAsia="Cambria" w:hAnsi="Cambria"/>
                  <w:color w:val="000000"/>
                  <w:sz w:val="22"/>
                  <w:szCs w:val="22"/>
                </w:rPr>
              </w:rPrChange>
            </w:rPr>
            <w:pPrChange w:author="M.Nanjil" w:id="0" w:date="2026-09-22T16:43:21Z">
              <w:pPr>
                <w:spacing w:after="280" w:before="280" w:line="240" w:lineRule="auto"/>
                <w:jc w:val="both"/>
              </w:pPr>
            </w:pPrChange>
          </w:pPr>
          <w:sdt>
            <w:sdtPr>
              <w:id w:val="-1930309784"/>
              <w:tag w:val="goog_rdk_2140"/>
            </w:sdtPr>
            <w:sdtContent>
              <w:r w:rsidDel="00000000" w:rsidR="00000000" w:rsidRPr="00000000">
                <w:rPr>
                  <w:rtl w:val="0"/>
                  <w:rPrChange w:author="M.Nanjil" w:id="30" w:date="2026-09-22T16:43:21Z">
                    <w:rPr>
                      <w:rFonts w:ascii="Cambria" w:cs="Cambria" w:eastAsia="Cambria" w:hAnsi="Cambria"/>
                      <w:color w:val="000000"/>
                      <w:sz w:val="22"/>
                      <w:szCs w:val="22"/>
                    </w:rPr>
                  </w:rPrChange>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sdtContent>
          </w:sdt>
        </w:p>
      </w:sdtContent>
    </w:sdt>
    <w:p w:rsidR="00000000" w:rsidDel="00000000" w:rsidP="00000000" w:rsidRDefault="00000000" w:rsidRPr="00000000" w14:paraId="00000312">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4703445"/>
            <wp:effectExtent b="0" l="0" r="0" t="0"/>
            <wp:docPr id="212691690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51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Quiz Module Logic</w:t>
      </w:r>
    </w:p>
    <w:p w:rsidR="00000000" w:rsidDel="00000000" w:rsidP="00000000" w:rsidRDefault="00000000" w:rsidRPr="00000000" w14:paraId="00000314">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315">
      <w:pPr>
        <w:numPr>
          <w:ilvl w:val="0"/>
          <w:numId w:val="15"/>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31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317">
      <w:pPr>
        <w:spacing w:after="280" w:before="280" w:line="240" w:lineRule="auto"/>
        <w:rPr>
          <w:rFonts w:ascii="Cambria" w:cs="Cambria" w:eastAsia="Cambria" w:hAnsi="Cambria"/>
          <w:color w:val="000000"/>
          <w:sz w:val="22"/>
          <w:szCs w:val="22"/>
        </w:rPr>
      </w:pPr>
      <w:sdt>
        <w:sdtPr>
          <w:id w:val="-1728164808"/>
          <w:tag w:val="goog_rdk_2143"/>
        </w:sdtPr>
        <w:sdtContent>
          <w:del w:author="Navaneethan S" w:id="31" w:date="2026-09-22T15:30:32Z">
            <w:r w:rsidDel="00000000" w:rsidR="00000000" w:rsidRPr="00000000">
              <w:rPr>
                <w:rFonts w:ascii="Cambria" w:cs="Cambria" w:eastAsia="Cambria" w:hAnsi="Cambria"/>
                <w:color w:val="000000"/>
                <w:sz w:val="22"/>
                <w:szCs w:val="22"/>
              </w:rPr>
              <w:drawing>
                <wp:inline distB="0" distT="0" distL="0" distR="0">
                  <wp:extent cx="5731510" cy="1793875"/>
                  <wp:effectExtent b="0" l="0" r="0" t="0"/>
                  <wp:docPr id="212691690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510" cy="1793875"/>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0318">
      <w:pPr>
        <w:spacing w:after="280" w:before="280" w:line="240" w:lineRule="auto"/>
        <w:ind w:left="720" w:firstLine="0"/>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Summary Module</w:t>
      </w:r>
    </w:p>
    <w:p w:rsidR="00000000" w:rsidDel="00000000" w:rsidP="00000000" w:rsidRDefault="00000000" w:rsidRPr="00000000" w14:paraId="00000319">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Learning Path Module</w:t>
      </w:r>
    </w:p>
    <w:p w:rsidR="00000000" w:rsidDel="00000000" w:rsidP="00000000" w:rsidRDefault="00000000" w:rsidRPr="00000000" w14:paraId="0000031B">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31C">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2826385"/>
            <wp:effectExtent b="0" l="0" r="0" t="0"/>
            <wp:docPr id="212691690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510" cy="2826385"/>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Learning Path Module</w:t>
      </w:r>
    </w:p>
    <w:p w:rsidR="00000000" w:rsidDel="00000000" w:rsidP="00000000" w:rsidRDefault="00000000" w:rsidRPr="00000000" w14:paraId="0000031E">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31F">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320">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Defined RESTful endpoints for each module:</w:t>
      </w:r>
    </w:p>
    <w:p w:rsidR="00000000" w:rsidDel="00000000" w:rsidP="00000000" w:rsidRDefault="00000000" w:rsidRPr="00000000" w14:paraId="000003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w:t>
      </w:r>
    </w:p>
    <w:p w:rsidR="00000000" w:rsidDel="00000000" w:rsidP="00000000" w:rsidRDefault="00000000" w:rsidRPr="00000000" w14:paraId="000003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/explain</w:t>
      </w:r>
    </w:p>
    <w:p w:rsidR="00000000" w:rsidDel="00000000" w:rsidP="00000000" w:rsidRDefault="00000000" w:rsidRPr="00000000" w14:paraId="000003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/quiz</w:t>
      </w:r>
    </w:p>
    <w:p w:rsidR="00000000" w:rsidDel="00000000" w:rsidP="00000000" w:rsidRDefault="00000000" w:rsidRPr="00000000" w14:paraId="000003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/summarize</w:t>
      </w:r>
    </w:p>
    <w:p w:rsidR="00000000" w:rsidDel="00000000" w:rsidP="00000000" w:rsidRDefault="00000000" w:rsidRPr="00000000" w14:paraId="000003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/learn/recommendations</w:t>
      </w:r>
    </w:p>
    <w:p w:rsidR="00000000" w:rsidDel="00000000" w:rsidP="00000000" w:rsidRDefault="00000000" w:rsidRPr="00000000" w14:paraId="00000326">
      <w:pPr>
        <w:numPr>
          <w:ilvl w:val="0"/>
          <w:numId w:val="16"/>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Connected each endpoint to a respective module logic</w:t>
      </w:r>
    </w:p>
    <w:p w:rsidR="00000000" w:rsidDel="00000000" w:rsidP="00000000" w:rsidRDefault="00000000" w:rsidRPr="00000000" w14:paraId="00000327">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628390"/>
            <wp:effectExtent b="0" l="0" r="0" t="0"/>
            <wp:docPr id="212691690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510" cy="362839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329">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2338070"/>
            <wp:effectExtent b="0" l="0" r="0" t="0"/>
            <wp:docPr id="212691690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510"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Endpoints of API</w:t>
      </w:r>
    </w:p>
    <w:p w:rsidR="00000000" w:rsidDel="00000000" w:rsidP="00000000" w:rsidRDefault="00000000" w:rsidRPr="00000000" w14:paraId="0000032B">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3: Frontend Development</w:t>
      </w:r>
    </w:p>
    <w:p w:rsidR="00000000" w:rsidDel="00000000" w:rsidP="00000000" w:rsidRDefault="00000000" w:rsidRPr="00000000" w14:paraId="0000032C">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32D">
      <w:pPr>
        <w:numPr>
          <w:ilvl w:val="0"/>
          <w:numId w:val="17"/>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Form (index.html):</w:t>
      </w:r>
    </w:p>
    <w:p w:rsidR="00000000" w:rsidDel="00000000" w:rsidP="00000000" w:rsidRDefault="00000000" w:rsidRPr="00000000" w14:paraId="000003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dropdown (Explain, QnA, Quiz, Summary, Recommend Path)</w:t>
      </w:r>
    </w:p>
    <w:p w:rsidR="00000000" w:rsidDel="00000000" w:rsidP="00000000" w:rsidRDefault="00000000" w:rsidRPr="00000000" w14:paraId="000003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Text area for user input</w:t>
      </w:r>
    </w:p>
    <w:p w:rsidR="00000000" w:rsidDel="00000000" w:rsidP="00000000" w:rsidRDefault="00000000" w:rsidRPr="00000000" w14:paraId="000003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80" w:before="0" w:line="240" w:lineRule="auto"/>
        <w:ind w:left="144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Submit button</w:t>
      </w:r>
    </w:p>
    <w:p w:rsidR="00000000" w:rsidDel="00000000" w:rsidP="00000000" w:rsidRDefault="00000000" w:rsidRPr="00000000" w14:paraId="00000331">
      <w:pPr>
        <w:numPr>
          <w:ilvl w:val="0"/>
          <w:numId w:val="17"/>
        </w:numP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CSS Styling (style.css):</w:t>
      </w:r>
    </w:p>
    <w:p w:rsidR="00000000" w:rsidDel="00000000" w:rsidP="00000000" w:rsidRDefault="00000000" w:rsidRPr="00000000" w14:paraId="00000332">
      <w:pPr>
        <w:numPr>
          <w:ilvl w:val="1"/>
          <w:numId w:val="5"/>
        </w:numP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Responsive design</w:t>
      </w:r>
    </w:p>
    <w:p w:rsidR="00000000" w:rsidDel="00000000" w:rsidP="00000000" w:rsidRDefault="00000000" w:rsidRPr="00000000" w14:paraId="00000333">
      <w:pPr>
        <w:numPr>
          <w:ilvl w:val="1"/>
          <w:numId w:val="5"/>
        </w:numPr>
        <w:spacing w:after="280" w:before="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p>
    <w:p w:rsidR="00000000" w:rsidDel="00000000" w:rsidP="00000000" w:rsidRDefault="00000000" w:rsidRPr="00000000" w14:paraId="00000334">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4605020"/>
            <wp:effectExtent b="0" l="0" r="0" t="0"/>
            <wp:docPr id="212691690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510" cy="460502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Frontend Intergration</w:t>
      </w:r>
    </w:p>
    <w:p w:rsidR="00000000" w:rsidDel="00000000" w:rsidP="00000000" w:rsidRDefault="00000000" w:rsidRPr="00000000" w14:paraId="00000336">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337">
      <w:pPr>
        <w:numPr>
          <w:ilvl w:val="0"/>
          <w:numId w:val="18"/>
        </w:numPr>
        <w:spacing w:after="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Form submission sends POST request to FastAPI backend</w:t>
      </w:r>
    </w:p>
    <w:p w:rsidR="00000000" w:rsidDel="00000000" w:rsidP="00000000" w:rsidRDefault="00000000" w:rsidRPr="00000000" w14:paraId="00000338">
      <w:pPr>
        <w:numPr>
          <w:ilvl w:val="0"/>
          <w:numId w:val="18"/>
        </w:numPr>
        <w:spacing w:after="280" w:before="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Result appears below input box in real-time</w:t>
      </w:r>
    </w:p>
    <w:p w:rsidR="00000000" w:rsidDel="00000000" w:rsidP="00000000" w:rsidRDefault="00000000" w:rsidRPr="00000000" w14:paraId="00000339">
      <w:pPr>
        <w:spacing w:after="280" w:before="280" w:line="240" w:lineRule="auto"/>
        <w:rPr>
          <w:rFonts w:ascii="Cambria" w:cs="Cambria" w:eastAsia="Cambria" w:hAnsi="Cambria"/>
          <w:b w:val="1"/>
          <w:bCs w:val="1"/>
          <w:color w:val="000000"/>
        </w:rPr>
      </w:pPr>
      <w:r w:rsidDel="00000000" w:rsidR="00000000" w:rsidRPr="00000000">
        <w:rPr>
          <w:rtl w:val="0"/>
        </w:rPr>
      </w:r>
    </w:p>
    <w:p w:rsidR="00000000" w:rsidDel="00000000" w:rsidP="00000000" w:rsidRDefault="00000000" w:rsidRPr="00000000" w14:paraId="0000033A">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MILESTONE 4: Deployment</w:t>
      </w:r>
    </w:p>
    <w:p w:rsidR="00000000" w:rsidDel="00000000" w:rsidP="00000000" w:rsidRDefault="00000000" w:rsidRPr="00000000" w14:paraId="000003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Locally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locally with</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uvicorn main:app --reload</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w:t>
      </w:r>
      <w:hyperlink r:id="rId25">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http://127.0.0.1:8000</w:t>
        </w:r>
      </w:hyperlink>
      <w:r w:rsidDel="00000000" w:rsidR="00000000" w:rsidRPr="00000000">
        <w:rPr>
          <w:rtl w:val="0"/>
        </w:rPr>
      </w:r>
    </w:p>
    <w:p w:rsidR="00000000" w:rsidDel="00000000" w:rsidP="00000000" w:rsidRDefault="00000000" w:rsidRPr="00000000" w14:paraId="0000033E">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1433195"/>
            <wp:effectExtent b="0" l="0" r="0" t="0"/>
            <wp:docPr id="212691690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510" cy="1433195"/>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Showing the Application can be accessed</w:t>
      </w:r>
    </w:p>
    <w:p w:rsidR="00000000" w:rsidDel="00000000" w:rsidP="00000000" w:rsidRDefault="00000000" w:rsidRPr="00000000" w14:paraId="000003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Functional Testing</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44">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0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47">
      <w:pPr>
        <w:spacing w:after="280" w:before="280" w:line="240" w:lineRule="auto"/>
        <w:rPr>
          <w:rFonts w:ascii="Cambria" w:cs="Cambria" w:eastAsia="Cambria" w:hAnsi="Cambria"/>
          <w:b w:val="1"/>
          <w:bCs w:val="1"/>
          <w:color w:val="000000"/>
          <w:sz w:val="27"/>
          <w:szCs w:val="27"/>
        </w:rPr>
      </w:pPr>
      <w:r w:rsidDel="00000000" w:rsidR="00000000" w:rsidRPr="00000000">
        <w:rPr/>
        <w:drawing>
          <wp:inline distB="0" distT="0" distL="0" distR="0">
            <wp:extent cx="5731510" cy="2917825"/>
            <wp:effectExtent b="0" l="0" r="0" t="0"/>
            <wp:docPr id="2126916910"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280" w:before="280" w:line="240" w:lineRule="auto"/>
        <w:jc w:val="cente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Fig. EDUGENIE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EduGenie: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Asking questions: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0">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902460"/>
            <wp:effectExtent b="0" l="0" r="0" t="0"/>
            <wp:docPr id="2126916911"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1510" cy="190246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of any topic:</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59">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81480"/>
            <wp:effectExtent b="0" l="0" r="0" t="0"/>
            <wp:docPr id="212691691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510" cy="168148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1619250"/>
            <wp:effectExtent b="0" l="0" r="0" t="0"/>
            <wp:docPr id="212691691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Summarising long paragraphs:</w:t>
      </w:r>
    </w:p>
    <w:p w:rsidR="00000000" w:rsidDel="00000000" w:rsidP="00000000" w:rsidRDefault="00000000" w:rsidRPr="00000000" w14:paraId="0000035C">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12691691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Generating quizzes: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It generates three questions with 4 options each. It corrects the answer if chosen wrong</w:t>
      </w:r>
      <w:r w:rsidDel="00000000" w:rsidR="00000000" w:rsidRPr="00000000">
        <w:rPr>
          <w:rFonts w:ascii="Cambria" w:cs="Cambria" w:eastAsia="Cambria" w:hAnsi="Cambria"/>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361">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5"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005965"/>
            <wp:effectExtent b="0" l="0" r="0" t="0"/>
            <wp:docPr id="2126916917"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51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2747010"/>
            <wp:effectExtent b="0" l="0" r="0" t="0"/>
            <wp:docPr id="2126916918"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365">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366">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367">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80" w:before="280" w:line="240" w:lineRule="auto"/>
        <w:ind w:left="1222"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Guiding with learning recommendations from beginners level to advanced level</w:t>
      </w:r>
    </w:p>
    <w:p w:rsidR="00000000" w:rsidDel="00000000" w:rsidP="00000000" w:rsidRDefault="00000000" w:rsidRPr="00000000" w14:paraId="00000369">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2747010"/>
            <wp:effectExtent b="0" l="0" r="0" t="0"/>
            <wp:docPr id="2126916892"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510" cy="274701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3"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4"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280" w:before="280" w:line="240" w:lineRule="auto"/>
        <w:rPr>
          <w:rFonts w:ascii="Cambria" w:cs="Cambria" w:eastAsia="Cambria" w:hAnsi="Cambria"/>
          <w:b w:val="1"/>
          <w:bCs w:val="1"/>
          <w:color w:val="000000"/>
          <w:sz w:val="36"/>
          <w:szCs w:val="36"/>
        </w:rPr>
      </w:pPr>
      <w:r w:rsidDel="00000000" w:rsidR="00000000" w:rsidRPr="00000000">
        <w:rPr>
          <w:rFonts w:ascii="Cambria" w:cs="Cambria" w:eastAsia="Cambria" w:hAnsi="Cambria"/>
          <w:b w:val="1"/>
          <w:bCs w:val="1"/>
          <w:color w:val="000000"/>
          <w:sz w:val="36"/>
          <w:szCs w:val="36"/>
        </w:rPr>
        <w:drawing>
          <wp:inline distB="0" distT="0" distL="0" distR="0">
            <wp:extent cx="5731510" cy="3033395"/>
            <wp:effectExtent b="0" l="0" r="0" t="0"/>
            <wp:docPr id="2126916895"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731510" cy="3033395"/>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provides along with details of resources from where to learn and stepwise guidance through-out. </w:t>
      </w:r>
    </w:p>
    <w:p w:rsidR="00000000" w:rsidDel="00000000" w:rsidP="00000000" w:rsidRDefault="00000000" w:rsidRPr="00000000" w14:paraId="0000036E">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36F">
      <w:pPr>
        <w:spacing w:after="280" w:before="280" w:line="240" w:lineRule="auto"/>
        <w:rPr>
          <w:rFonts w:ascii="Cambria" w:cs="Cambria" w:eastAsia="Cambria" w:hAnsi="Cambria"/>
          <w:b w:val="0"/>
          <w:bCs w:val="0"/>
          <w:color w:val="000000"/>
          <w:sz w:val="28"/>
          <w:szCs w:val="28"/>
        </w:rPr>
      </w:pPr>
      <w:r w:rsidDel="00000000" w:rsidR="00000000" w:rsidRPr="00000000">
        <w:rPr>
          <w:rFonts w:ascii="Cambria" w:cs="Cambria" w:eastAsia="Cambria" w:hAnsi="Cambria"/>
          <w:b w:val="1"/>
          <w:bCs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370">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rsidR="00000000" w:rsidDel="00000000" w:rsidP="00000000" w:rsidRDefault="00000000" w:rsidRPr="00000000" w14:paraId="00000371">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rsidR="00000000" w:rsidDel="00000000" w:rsidP="00000000" w:rsidRDefault="00000000" w:rsidRPr="00000000" w14:paraId="00000372">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rsidR="00000000" w:rsidDel="00000000" w:rsidP="00000000" w:rsidRDefault="00000000" w:rsidRPr="00000000" w14:paraId="0000037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rsidR="00000000" w:rsidDel="00000000" w:rsidP="00000000" w:rsidRDefault="00000000" w:rsidRPr="00000000" w14:paraId="00000374">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rsidR="00000000" w:rsidDel="00000000" w:rsidP="00000000" w:rsidRDefault="00000000" w:rsidRPr="00000000" w14:paraId="00000375">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rsidR="00000000" w:rsidDel="00000000" w:rsidP="00000000" w:rsidRDefault="00000000" w:rsidRPr="00000000" w14:paraId="00000376">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rsidR="00000000" w:rsidDel="00000000" w:rsidP="00000000" w:rsidRDefault="00000000" w:rsidRPr="00000000" w14:paraId="00000377">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mbria" w:cs="Cambria" w:eastAsia="Cambria" w:hAnsi="Cambria"/>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7B">
      <w:pPr>
        <w:spacing w:after="280" w:before="280" w:lin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Submitted by:</w:t>
      </w:r>
    </w:p>
    <w:p w:rsidR="00000000" w:rsidDel="00000000" w:rsidP="00000000" w:rsidRDefault="00000000" w:rsidRPr="00000000" w14:paraId="0000037C">
      <w:pPr>
        <w:spacing w:before="280" w:line="240" w:lineRule="auto"/>
        <w:rPr>
          <w:rFonts w:ascii="Cambria" w:cs="Cambria" w:eastAsia="Cambria" w:hAnsi="Cambria"/>
          <w:color w:val="000000"/>
        </w:rPr>
      </w:pPr>
      <w:r w:rsidDel="00000000" w:rsidR="00000000" w:rsidRPr="00000000">
        <w:rPr>
          <w:rFonts w:ascii="Cambria" w:cs="Cambria" w:eastAsia="Cambria" w:hAnsi="Cambria"/>
          <w:b w:val="1"/>
          <w:bCs w:val="1"/>
          <w:color w:val="000000"/>
          <w:rtl w:val="0"/>
        </w:rPr>
        <w:t xml:space="preserve">Tella Divya Sree</w:t>
      </w:r>
      <w:r w:rsidDel="00000000" w:rsidR="00000000" w:rsidRPr="00000000">
        <w:rPr>
          <w:rFonts w:ascii="Cambria" w:cs="Cambria" w:eastAsia="Cambria" w:hAnsi="Cambria"/>
          <w:color w:val="000000"/>
          <w:rtl w:val="0"/>
        </w:rPr>
        <w:br w:type="textWrapping"/>
      </w:r>
      <w:r w:rsidDel="00000000" w:rsidR="00000000" w:rsidRPr="00000000">
        <w:rPr>
          <w:rFonts w:ascii="Cambria" w:cs="Cambria" w:eastAsia="Cambria" w:hAnsi="Cambria"/>
          <w:b w:val="1"/>
          <w:bCs w:val="1"/>
          <w:color w:val="000000"/>
          <w:rtl w:val="0"/>
        </w:rPr>
        <w:t xml:space="preserve">Mentor:</w:t>
      </w:r>
      <w:r w:rsidDel="00000000" w:rsidR="00000000" w:rsidRPr="00000000">
        <w:rPr>
          <w:rFonts w:ascii="Cambria" w:cs="Cambria" w:eastAsia="Cambria" w:hAnsi="Cambria"/>
          <w:color w:val="000000"/>
          <w:rtl w:val="0"/>
        </w:rPr>
        <w:t xml:space="preserve"> Siri</w:t>
        <w:br w:type="textWrapping"/>
      </w:r>
      <w:r w:rsidDel="00000000" w:rsidR="00000000" w:rsidRPr="00000000">
        <w:rPr>
          <w:rFonts w:ascii="Cambria" w:cs="Cambria" w:eastAsia="Cambria" w:hAnsi="Cambria"/>
          <w:b w:val="1"/>
          <w:bCs w:val="1"/>
          <w:color w:val="000000"/>
          <w:rtl w:val="0"/>
        </w:rPr>
        <w:t xml:space="preserve">Date:</w:t>
      </w:r>
      <w:r w:rsidDel="00000000" w:rsidR="00000000" w:rsidRPr="00000000">
        <w:rPr>
          <w:rFonts w:ascii="Cambria" w:cs="Cambria" w:eastAsia="Cambria" w:hAnsi="Cambria"/>
          <w:color w:val="000000"/>
          <w:rtl w:val="0"/>
        </w:rPr>
        <w:t xml:space="preserve"> 11/04/2025</w:t>
      </w:r>
      <w:r w:rsidDel="00000000" w:rsidR="00000000" w:rsidRPr="00000000">
        <w:rPr>
          <w:rtl w:val="0"/>
        </w:rPr>
      </w:r>
    </w:p>
    <w:sectPr>
      <w:headerReference r:id="rId40" w:type="default"/>
      <w:pgSz w:h="16838" w:w="11906" w:orient="portrait"/>
      <w:pgMar w:bottom="1440" w:top="1440" w:left="1440" w:right="4233.779527559056" w:header="708" w:footer="708"/>
      <w:pgNumType w:start="1"/>
      <w:sectPrChange w:author="Elakkiya" w:id="0" w:date="2026-09-22T05:38:33Z">
        <w:sectPr w:rsidR="000000" w:rsidDel="000000" w:rsidRPr="000000" w:rsidSect="000000">
          <w:pgMar w:bottom="1440" w:top="1440" w:left="1440" w:right="1440" w:header="708" w:footer="708"/>
          <w:pgNumType w:start="1"/>
          <w:pgSz w:h="16838" w:w="11906"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648731235"/>
      <w:tag w:val="goog_rdk_2147"/>
    </w:sdtPr>
    <w:sdtContent>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sz w:val="22"/>
            <w:szCs w:val="22"/>
            <w:rPrChange w:author="Navaneethan S" w:id="33" w:date="2026-09-22T15:30:32Z">
              <w:rPr>
                <w:rFonts w:ascii="Calibri" w:cs="Calibri" w:eastAsia="Calibri" w:hAnsi="Calibri"/>
                <w:b w:val="0"/>
                <w:bCs w:val="0"/>
                <w:i w:val="0"/>
                <w:iCs w:val="0"/>
                <w:smallCaps w:val="0"/>
                <w:strike w:val="0"/>
                <w:color w:val="000000"/>
                <w:sz w:val="24"/>
                <w:szCs w:val="24"/>
                <w:u w:val="none"/>
                <w:shd w:fill="auto" w:val="clear"/>
                <w:vertAlign w:val="baseline"/>
              </w:rPr>
            </w:rPrChang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14300" distT="114300" distL="114300" distR="114300">
              <wp:extent cx="1585540" cy="681038"/>
              <wp:effectExtent b="0" l="0" r="0" t="0"/>
              <wp:docPr id="212691689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585540" cy="681038"/>
                      </a:xfrm>
                      <a:prstGeom prst="rect"/>
                      <a:ln/>
                    </pic:spPr>
                  </pic:pic>
                </a:graphicData>
              </a:graphic>
            </wp:inline>
          </w:drawing>
        </w:r>
        <w:sdt>
          <w:sdtPr>
            <w:id w:val="-1499255149"/>
            <w:tag w:val="goog_rdk_2144"/>
          </w:sdtPr>
          <w:sdtContent>
            <w:ins w:author="Rivaldo 007" w:id="32" w:date="2026-09-22T12:41:13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ins>
          </w:sdtContent>
        </w:sdt>
        <w:sdt>
          <w:sdtPr>
            <w:id w:val="-552113480"/>
            <w:tag w:val="goog_rdk_2145"/>
          </w:sdtPr>
          <w:sdtContent>
            <w:ins w:author="Navaneethan S" w:id="31" w:date="2026-09-22T15:30:32Z">
              <w:r w:rsidDel="00000000" w:rsidR="00000000" w:rsidRPr="00000000">
                <w:rPr>
                  <w:rFonts w:ascii="Cambria" w:cs="Cambria" w:eastAsia="Cambria" w:hAnsi="Cambria"/>
                  <w:sz w:val="22"/>
                  <w:szCs w:val="22"/>
                  <w:rPrChange w:author="Navaneethan S" w:id="33" w:date="2026-09-22T15:30:32Z">
                    <w:rPr>
                      <w:rFonts w:ascii="Calibri" w:cs="Calibri" w:eastAsia="Calibri" w:hAnsi="Calibri"/>
                      <w:b w:val="0"/>
                      <w:bCs w:val="0"/>
                      <w:i w:val="0"/>
                      <w:iCs w:val="0"/>
                      <w:smallCaps w:val="0"/>
                      <w:strike w:val="0"/>
                      <w:color w:val="000000"/>
                      <w:sz w:val="24"/>
                      <w:szCs w:val="24"/>
                      <w:u w:val="none"/>
                      <w:shd w:fill="auto" w:val="clear"/>
                      <w:vertAlign w:val="baseline"/>
                    </w:rPr>
                  </w:rPrChange>
                </w:rPr>
                <w:drawing>
                  <wp:inline distB="0" distT="0" distL="0" distR="0">
                    <wp:extent cx="3957150" cy="1244600"/>
                    <wp:effectExtent b="0" l="0" r="0" t="0"/>
                    <wp:docPr id="2126916916"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3957150" cy="1244600"/>
                            </a:xfrm>
                            <a:prstGeom prst="rect"/>
                            <a:ln/>
                          </pic:spPr>
                        </pic:pic>
                      </a:graphicData>
                    </a:graphic>
                  </wp:inline>
                </w:drawing>
              </w:r>
            </w:ins>
          </w:sdtContent>
        </w:sdt>
        <w:sdt>
          <w:sdtPr>
            <w:id w:val="1364578223"/>
            <w:tag w:val="goog_rdk_2146"/>
          </w:sdtPr>
          <w:sdtContent>
            <w:r w:rsidDel="00000000" w:rsidR="00000000" w:rsidRPr="00000000">
              <w:rPr>
                <w:rtl w:val="0"/>
              </w:rPr>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139064</wp:posOffset>
              </wp:positionV>
              <wp:extent cx="1076325" cy="300038"/>
              <wp:effectExtent b="0" l="0" r="0" t="0"/>
              <wp:wrapNone/>
              <wp:docPr id="2126916907" name="image10.png"/>
              <a:graphic>
                <a:graphicData uri="http://schemas.openxmlformats.org/drawingml/2006/picture">
                  <pic:pic>
                    <pic:nvPicPr>
                      <pic:cNvPr id="0" name="image10.png"/>
                      <pic:cNvPicPr preferRelativeResize="0"/>
                    </pic:nvPicPr>
                    <pic:blipFill>
                      <a:blip r:embed="rId3"/>
                      <a:srcRect b="0" l="0" r="0" t="0"/>
                      <a:stretch>
                        <a:fillRect/>
                      </a:stretch>
                    </pic:blipFill>
                    <pic:spPr>
                      <a:xfrm>
                        <a:off x="0" y="0"/>
                        <a:ext cx="1076325" cy="300038"/>
                      </a:xfrm>
                      <a:prstGeom prst="rect"/>
                      <a:ln/>
                    </pic:spPr>
                  </pic:pic>
                </a:graphicData>
              </a:graphic>
            </wp:anchor>
          </w:drawing>
        </w:r>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2"/>
      <w:numFmt w:val="decimal"/>
      <w:lvlText w:val="%1."/>
      <w:lvlJc w:val="left"/>
      <w:pPr>
        <w:ind w:left="502" w:hanging="360"/>
      </w:pPr>
      <w:rPr>
        <w:b w:val="0"/>
        <w:bCs w:val="0"/>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463C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unhideWhenUsed w:val="1"/>
    <w:qFormat w:val="1"/>
    <w:rsid w:val="00A463C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unhideWhenUsed w:val="1"/>
    <w:qFormat w:val="1"/>
    <w:rsid w:val="00A463C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unhideWhenUsed w:val="1"/>
    <w:qFormat w:val="1"/>
    <w:rsid w:val="00A463C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A463C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A463C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463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463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463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463C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463C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A463C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A463C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463C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463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463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463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463C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463C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463C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463C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463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463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463CD"/>
    <w:rPr>
      <w:i w:val="1"/>
      <w:iCs w:val="1"/>
      <w:color w:val="404040" w:themeColor="text1" w:themeTint="0000BF"/>
    </w:rPr>
  </w:style>
  <w:style w:type="paragraph" w:styleId="ListParagraph">
    <w:name w:val="List Paragraph"/>
    <w:basedOn w:val="Normal"/>
    <w:uiPriority w:val="34"/>
    <w:qFormat w:val="1"/>
    <w:rsid w:val="00A463CD"/>
    <w:pPr>
      <w:ind w:left="720"/>
      <w:contextualSpacing w:val="1"/>
    </w:pPr>
  </w:style>
  <w:style w:type="character" w:styleId="IntenseEmphasis">
    <w:name w:val="Intense Emphasis"/>
    <w:basedOn w:val="DefaultParagraphFont"/>
    <w:uiPriority w:val="21"/>
    <w:qFormat w:val="1"/>
    <w:rsid w:val="00A463CD"/>
    <w:rPr>
      <w:i w:val="1"/>
      <w:iCs w:val="1"/>
      <w:color w:val="2f5496" w:themeColor="accent1" w:themeShade="0000BF"/>
    </w:rPr>
  </w:style>
  <w:style w:type="paragraph" w:styleId="IntenseQuote">
    <w:name w:val="Intense Quote"/>
    <w:basedOn w:val="Normal"/>
    <w:next w:val="Normal"/>
    <w:link w:val="IntenseQuoteChar"/>
    <w:uiPriority w:val="30"/>
    <w:qFormat w:val="1"/>
    <w:rsid w:val="00A463C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463CD"/>
    <w:rPr>
      <w:i w:val="1"/>
      <w:iCs w:val="1"/>
      <w:color w:val="2f5496" w:themeColor="accent1" w:themeShade="0000BF"/>
    </w:rPr>
  </w:style>
  <w:style w:type="character" w:styleId="IntenseReference">
    <w:name w:val="Intense Reference"/>
    <w:basedOn w:val="DefaultParagraphFont"/>
    <w:uiPriority w:val="32"/>
    <w:qFormat w:val="1"/>
    <w:rsid w:val="00A463CD"/>
    <w:rPr>
      <w:b w:val="1"/>
      <w:bCs w:val="1"/>
      <w:smallCaps w:val="1"/>
      <w:color w:val="2f5496" w:themeColor="accent1" w:themeShade="0000BF"/>
      <w:spacing w:val="5"/>
    </w:rPr>
  </w:style>
  <w:style w:type="paragraph" w:styleId="Header">
    <w:name w:val="header"/>
    <w:basedOn w:val="Normal"/>
    <w:link w:val="HeaderChar"/>
    <w:uiPriority w:val="99"/>
    <w:unhideWhenUsed w:val="1"/>
    <w:rsid w:val="00A463C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63CD"/>
  </w:style>
  <w:style w:type="paragraph" w:styleId="Footer">
    <w:name w:val="footer"/>
    <w:basedOn w:val="Normal"/>
    <w:link w:val="FooterChar"/>
    <w:uiPriority w:val="99"/>
    <w:unhideWhenUsed w:val="1"/>
    <w:rsid w:val="00A463C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63CD"/>
  </w:style>
  <w:style w:type="character" w:styleId="apple-converted-space" w:customStyle="1">
    <w:name w:val="apple-converted-space"/>
    <w:basedOn w:val="DefaultParagraphFont"/>
    <w:rsid w:val="00A463CD"/>
  </w:style>
  <w:style w:type="character" w:styleId="Strong">
    <w:name w:val="Strong"/>
    <w:basedOn w:val="DefaultParagraphFont"/>
    <w:uiPriority w:val="22"/>
    <w:qFormat w:val="1"/>
    <w:rsid w:val="00A463CD"/>
    <w:rPr>
      <w:b w:val="1"/>
      <w:bCs w:val="1"/>
    </w:rPr>
  </w:style>
  <w:style w:type="character" w:styleId="HTMLCode">
    <w:name w:val="HTML Code"/>
    <w:basedOn w:val="DefaultParagraphFont"/>
    <w:uiPriority w:val="99"/>
    <w:semiHidden w:val="1"/>
    <w:unhideWhenUsed w:val="1"/>
    <w:rsid w:val="00A463CD"/>
    <w:rPr>
      <w:rFonts w:ascii="Courier New" w:cs="Courier New" w:eastAsia="Times New Roman" w:hAnsi="Courier New"/>
      <w:sz w:val="20"/>
      <w:szCs w:val="20"/>
    </w:rPr>
  </w:style>
  <w:style w:type="character" w:styleId="Hyperlink">
    <w:name w:val="Hyperlink"/>
    <w:basedOn w:val="DefaultParagraphFont"/>
    <w:uiPriority w:val="99"/>
    <w:unhideWhenUsed w:val="1"/>
    <w:rsid w:val="00A463CD"/>
    <w:rPr>
      <w:color w:val="0000ff"/>
      <w:u w:val="single"/>
    </w:rPr>
  </w:style>
  <w:style w:type="table" w:styleId="TableGrid">
    <w:name w:val="Table Grid"/>
    <w:basedOn w:val="TableNormal"/>
    <w:uiPriority w:val="39"/>
    <w:rsid w:val="00A46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9B4CA0"/>
    <w:rPr>
      <w:color w:val="605e5c"/>
      <w:shd w:color="auto" w:fill="e1dfdd" w:val="clear"/>
    </w:rPr>
  </w:style>
  <w:style w:type="character" w:styleId="ms-1" w:customStyle="1">
    <w:name w:val="ms-1"/>
    <w:basedOn w:val="DefaultParagraphFont"/>
    <w:rsid w:val="001D61AF"/>
  </w:style>
  <w:style w:type="character" w:styleId="max-w-full" w:customStyle="1">
    <w:name w:val="max-w-full"/>
    <w:basedOn w:val="DefaultParagraphFont"/>
    <w:rsid w:val="001D61AF"/>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12.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api.tiangolo.com/?utm_source=chatgpt.com" TargetMode="External"/><Relationship Id="rId26" Type="http://schemas.openxmlformats.org/officeDocument/2006/relationships/image" Target="media/image9.png"/><Relationship Id="rId25" Type="http://schemas.openxmlformats.org/officeDocument/2006/relationships/hyperlink" Target="http://127.0.0.1:8000" TargetMode="External"/><Relationship Id="rId28" Type="http://schemas.openxmlformats.org/officeDocument/2006/relationships/image" Target="media/image2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image" Target="media/image2.png"/><Relationship Id="rId8" Type="http://schemas.openxmlformats.org/officeDocument/2006/relationships/hyperlink" Target="https://www.youtube.com/watch?v=_uQrJ0TkZlc" TargetMode="External"/><Relationship Id="rId31" Type="http://schemas.openxmlformats.org/officeDocument/2006/relationships/image" Target="media/image16.png"/><Relationship Id="rId30" Type="http://schemas.openxmlformats.org/officeDocument/2006/relationships/image" Target="media/image14.png"/><Relationship Id="rId11" Type="http://schemas.openxmlformats.org/officeDocument/2006/relationships/hyperlink" Target="https://www.youtube.com/watch?v=0sOvCWFmrtA" TargetMode="External"/><Relationship Id="rId33" Type="http://schemas.openxmlformats.org/officeDocument/2006/relationships/image" Target="media/image21.png"/><Relationship Id="rId10" Type="http://schemas.openxmlformats.org/officeDocument/2006/relationships/hyperlink" Target="https://fastapi.tiangolo.com/tutorial/?utm_source=chatgpt.com" TargetMode="External"/><Relationship Id="rId32" Type="http://schemas.openxmlformats.org/officeDocument/2006/relationships/image" Target="media/image15.png"/><Relationship Id="rId13" Type="http://schemas.openxmlformats.org/officeDocument/2006/relationships/hyperlink" Target="https://www.geeksforgeeks.org/how-to-use-google-gemini-api-key/?utm_source=chatgpt.com" TargetMode="External"/><Relationship Id="rId35" Type="http://schemas.openxmlformats.org/officeDocument/2006/relationships/image" Target="media/image24.png"/><Relationship Id="rId12" Type="http://schemas.openxmlformats.org/officeDocument/2006/relationships/hyperlink" Target="https://ai.google.dev/gemini-api/docs/api-key?utm_source=chatgpt.com" TargetMode="External"/><Relationship Id="rId34" Type="http://schemas.openxmlformats.org/officeDocument/2006/relationships/image" Target="media/image18.png"/><Relationship Id="rId15" Type="http://schemas.openxmlformats.org/officeDocument/2006/relationships/hyperlink" Target="https://pypi.org/project/uvicorn/?utm_source=chatgpt.com" TargetMode="External"/><Relationship Id="rId37" Type="http://schemas.openxmlformats.org/officeDocument/2006/relationships/image" Target="media/image26.png"/><Relationship Id="rId14" Type="http://schemas.openxmlformats.org/officeDocument/2006/relationships/hyperlink" Target="https://www.youtube.com/watch?v=example" TargetMode="External"/><Relationship Id="rId36" Type="http://schemas.openxmlformats.org/officeDocument/2006/relationships/image" Target="media/image20.png"/><Relationship Id="rId17" Type="http://schemas.openxmlformats.org/officeDocument/2006/relationships/image" Target="media/image13.png"/><Relationship Id="rId39" Type="http://schemas.openxmlformats.org/officeDocument/2006/relationships/image" Target="media/image25.png"/><Relationship Id="rId16" Type="http://schemas.openxmlformats.org/officeDocument/2006/relationships/image" Target="media/image1.png"/><Relationship Id="rId38" Type="http://schemas.openxmlformats.org/officeDocument/2006/relationships/image" Target="media/image23.png"/><Relationship Id="rId19" Type="http://schemas.openxmlformats.org/officeDocument/2006/relationships/image" Target="media/image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 Id="rId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2Bc25MZlNGQGg50gK1cbmuAuIA==">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cp:coreProperties>
</file>